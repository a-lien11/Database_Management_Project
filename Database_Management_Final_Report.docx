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750A57" w14:textId="03084890" w:rsidR="00610D41" w:rsidRDefault="00610D41" w:rsidP="7CB96C9F">
      <w:pPr>
        <w:rPr>
          <w:rFonts w:ascii="Calibri" w:eastAsia="Calibri" w:hAnsi="Calibri" w:cs="Calibri"/>
          <w:b/>
          <w:bCs/>
          <w:sz w:val="24"/>
          <w:szCs w:val="24"/>
        </w:rPr>
      </w:pPr>
      <w:r>
        <w:rPr>
          <w:rFonts w:ascii="Calibri" w:eastAsia="Calibri" w:hAnsi="Calibri" w:cs="Calibri"/>
          <w:b/>
          <w:bCs/>
          <w:sz w:val="24"/>
          <w:szCs w:val="24"/>
        </w:rPr>
        <w:t>Movie Database Project by Group 2</w:t>
      </w:r>
    </w:p>
    <w:p w14:paraId="6B96C0A4" w14:textId="77777777" w:rsidR="00506F63" w:rsidRPr="008C6D16" w:rsidRDefault="00778256" w:rsidP="7CB96C9F">
      <w:pPr>
        <w:rPr>
          <w:rFonts w:ascii="Calibri" w:eastAsia="Calibri" w:hAnsi="Calibri" w:cs="Calibri"/>
          <w:b/>
          <w:bCs/>
          <w:sz w:val="24"/>
          <w:szCs w:val="24"/>
        </w:rPr>
      </w:pPr>
      <w:r w:rsidRPr="008C6D16">
        <w:rPr>
          <w:rFonts w:ascii="Calibri" w:eastAsia="Calibri" w:hAnsi="Calibri" w:cs="Calibri"/>
          <w:b/>
          <w:bCs/>
          <w:sz w:val="24"/>
          <w:szCs w:val="24"/>
        </w:rPr>
        <w:t>Introduction</w:t>
      </w:r>
    </w:p>
    <w:p w14:paraId="7EC50653" w14:textId="394E4859" w:rsidR="00E55113" w:rsidRPr="008C6D16" w:rsidRDefault="00E55113" w:rsidP="00E55113">
      <w:pPr>
        <w:rPr>
          <w:rFonts w:ascii="Calibri" w:eastAsia="Calibri" w:hAnsi="Calibri" w:cs="Calibri"/>
        </w:rPr>
      </w:pPr>
      <w:r w:rsidRPr="008C6D16">
        <w:t>This dataset provides information regarding the top 250 movies listed in IMDB, including title, year, genre(s), staff, plot, language(s), country, MetaScore, ImdbVote, ImdbID, DVD start date, and Box Office Sales. What can we derive from the top 250 movies of all time? In this project, we will learn valuable information pertaining to what makes a movie great, including key correlations and similarities that can be discovered to understand what trends make movies shine. Potential users of the application include investors, studio executives, artists, and actors.</w:t>
      </w:r>
    </w:p>
    <w:p w14:paraId="1F1400C2" w14:textId="4000E063" w:rsidR="0003051E" w:rsidRPr="008C6D16" w:rsidRDefault="00C55722" w:rsidP="7CB96C9F">
      <w:pPr>
        <w:rPr>
          <w:rFonts w:ascii="Calibri" w:eastAsia="Calibri" w:hAnsi="Calibri" w:cs="Calibri"/>
        </w:rPr>
      </w:pPr>
      <w:r w:rsidRPr="008C6D16">
        <w:br/>
      </w:r>
      <w:r w:rsidR="50C97A89" w:rsidRPr="008C6D16">
        <w:rPr>
          <w:rFonts w:ascii="Calibri" w:eastAsia="Calibri" w:hAnsi="Calibri" w:cs="Calibri"/>
          <w:u w:val="single"/>
        </w:rPr>
        <w:t>Data Description</w:t>
      </w:r>
      <w:r w:rsidR="4A55BA78" w:rsidRPr="008C6D16">
        <w:rPr>
          <w:rFonts w:ascii="Calibri" w:eastAsia="Calibri" w:hAnsi="Calibri" w:cs="Calibri"/>
          <w:u w:val="single"/>
        </w:rPr>
        <w:t>:</w:t>
      </w:r>
    </w:p>
    <w:p w14:paraId="69CE3D96" w14:textId="63C12D44" w:rsidR="0003051E" w:rsidRPr="008C6D16" w:rsidRDefault="4A55BA78" w:rsidP="7CB96C9F">
      <w:pPr>
        <w:rPr>
          <w:rFonts w:ascii="Calibri" w:eastAsia="Calibri" w:hAnsi="Calibri" w:cs="Calibri"/>
        </w:rPr>
      </w:pPr>
      <w:r w:rsidRPr="008C6D16">
        <w:rPr>
          <w:rFonts w:ascii="Calibri" w:eastAsia="Calibri" w:hAnsi="Calibri" w:cs="Calibri"/>
        </w:rPr>
        <w:t>This project uses data updated in 2022 from Kaggle about the top 250 movies of all time according to ratings from IMDB (</w:t>
      </w:r>
      <w:hyperlink r:id="rId7">
        <w:r w:rsidRPr="008C6D16">
          <w:rPr>
            <w:rStyle w:val="Hyperlink"/>
            <w:rFonts w:ascii="Calibri" w:eastAsia="Calibri" w:hAnsi="Calibri" w:cs="Calibri"/>
          </w:rPr>
          <w:t>https://www.kaggle.com/datasets/yehorkorzh/imdb-top-250-movies</w:t>
        </w:r>
      </w:hyperlink>
      <w:r w:rsidRPr="008C6D16">
        <w:rPr>
          <w:rFonts w:ascii="Calibri" w:eastAsia="Calibri" w:hAnsi="Calibri" w:cs="Calibri"/>
        </w:rPr>
        <w:t>). We have reduced the size of the data by reducing the columns that were deemed unnecessary for our proposed analysis such as type that had no differentiation in the data, year, as this was repetitive data, and awards, because the dataset does not combine nominations, wins, and other awards won correctly.</w:t>
      </w:r>
    </w:p>
    <w:p w14:paraId="7605E387" w14:textId="13F4AD1D" w:rsidR="0003051E" w:rsidRPr="008C6D16" w:rsidRDefault="4A55BA78" w:rsidP="7CB96C9F">
      <w:pPr>
        <w:rPr>
          <w:rFonts w:ascii="Calibri" w:eastAsia="Calibri" w:hAnsi="Calibri" w:cs="Calibri"/>
          <w:i/>
          <w:color w:val="FF0000"/>
          <w:u w:val="single"/>
        </w:rPr>
      </w:pPr>
      <w:r w:rsidRPr="008C6D16">
        <w:rPr>
          <w:rFonts w:ascii="Calibri" w:eastAsia="Calibri" w:hAnsi="Calibri" w:cs="Calibri"/>
          <w:u w:val="single"/>
        </w:rPr>
        <w:t>Data dictionary</w:t>
      </w:r>
      <w:r w:rsidR="69561921" w:rsidRPr="008C6D16">
        <w:rPr>
          <w:rFonts w:ascii="Calibri" w:eastAsia="Calibri" w:hAnsi="Calibri" w:cs="Calibri"/>
          <w:u w:val="single"/>
        </w:rPr>
        <w:t>:</w:t>
      </w:r>
    </w:p>
    <w:tbl>
      <w:tblPr>
        <w:tblStyle w:val="TableGrid"/>
        <w:tblW w:w="9460"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635"/>
        <w:gridCol w:w="1080"/>
        <w:gridCol w:w="6745"/>
      </w:tblGrid>
      <w:tr w:rsidR="7CB96C9F" w:rsidRPr="00213ADF" w14:paraId="7F0282F1" w14:textId="77777777" w:rsidTr="1EDEFE8C">
        <w:trPr>
          <w:trHeight w:val="300"/>
        </w:trPr>
        <w:tc>
          <w:tcPr>
            <w:tcW w:w="1635" w:type="dxa"/>
            <w:tcMar>
              <w:left w:w="105" w:type="dxa"/>
              <w:right w:w="105" w:type="dxa"/>
            </w:tcMar>
            <w:vAlign w:val="center"/>
          </w:tcPr>
          <w:p w14:paraId="71A2830C" w14:textId="6C99A4C1" w:rsidR="7CB96C9F" w:rsidRPr="00213ADF" w:rsidRDefault="7CB96C9F" w:rsidP="7CB96C9F">
            <w:pPr>
              <w:spacing w:line="259" w:lineRule="auto"/>
              <w:rPr>
                <w:rFonts w:ascii="Calibri" w:eastAsia="Calibri" w:hAnsi="Calibri" w:cs="Calibri"/>
                <w:sz w:val="20"/>
                <w:szCs w:val="20"/>
              </w:rPr>
            </w:pPr>
            <w:r w:rsidRPr="00213ADF">
              <w:rPr>
                <w:rFonts w:ascii="Calibri" w:eastAsia="Calibri" w:hAnsi="Calibri" w:cs="Calibri"/>
                <w:b/>
                <w:bCs/>
                <w:sz w:val="20"/>
                <w:szCs w:val="20"/>
              </w:rPr>
              <w:t xml:space="preserve">Field </w:t>
            </w:r>
          </w:p>
        </w:tc>
        <w:tc>
          <w:tcPr>
            <w:tcW w:w="1080" w:type="dxa"/>
            <w:tcMar>
              <w:left w:w="105" w:type="dxa"/>
              <w:right w:w="105" w:type="dxa"/>
            </w:tcMar>
            <w:vAlign w:val="center"/>
          </w:tcPr>
          <w:p w14:paraId="27B321A1" w14:textId="70578C84" w:rsidR="7CB96C9F" w:rsidRPr="00213ADF" w:rsidRDefault="7CB96C9F" w:rsidP="7CB96C9F">
            <w:pPr>
              <w:spacing w:line="259" w:lineRule="auto"/>
              <w:rPr>
                <w:rFonts w:ascii="Calibri" w:eastAsia="Calibri" w:hAnsi="Calibri" w:cs="Calibri"/>
                <w:sz w:val="20"/>
                <w:szCs w:val="20"/>
              </w:rPr>
            </w:pPr>
            <w:r w:rsidRPr="00213ADF">
              <w:rPr>
                <w:rFonts w:ascii="Calibri" w:eastAsia="Calibri" w:hAnsi="Calibri" w:cs="Calibri"/>
                <w:b/>
                <w:bCs/>
                <w:sz w:val="20"/>
                <w:szCs w:val="20"/>
              </w:rPr>
              <w:t xml:space="preserve">Type </w:t>
            </w:r>
          </w:p>
        </w:tc>
        <w:tc>
          <w:tcPr>
            <w:tcW w:w="6745" w:type="dxa"/>
            <w:tcMar>
              <w:left w:w="105" w:type="dxa"/>
              <w:right w:w="105" w:type="dxa"/>
            </w:tcMar>
            <w:vAlign w:val="center"/>
          </w:tcPr>
          <w:p w14:paraId="27F8D5EE" w14:textId="2FC96B0D" w:rsidR="7CB96C9F" w:rsidRPr="00213ADF" w:rsidRDefault="7CB96C9F" w:rsidP="7CB96C9F">
            <w:pPr>
              <w:spacing w:line="259" w:lineRule="auto"/>
              <w:rPr>
                <w:rFonts w:ascii="Calibri" w:eastAsia="Calibri" w:hAnsi="Calibri" w:cs="Calibri"/>
                <w:sz w:val="20"/>
                <w:szCs w:val="20"/>
              </w:rPr>
            </w:pPr>
            <w:r w:rsidRPr="00213ADF">
              <w:rPr>
                <w:rFonts w:ascii="Calibri" w:eastAsia="Calibri" w:hAnsi="Calibri" w:cs="Calibri"/>
                <w:b/>
                <w:bCs/>
                <w:sz w:val="20"/>
                <w:szCs w:val="20"/>
              </w:rPr>
              <w:t>Description</w:t>
            </w:r>
          </w:p>
        </w:tc>
      </w:tr>
      <w:tr w:rsidR="7CB96C9F" w:rsidRPr="00213ADF" w14:paraId="78487FBE" w14:textId="77777777" w:rsidTr="1EDEFE8C">
        <w:trPr>
          <w:trHeight w:val="300"/>
        </w:trPr>
        <w:tc>
          <w:tcPr>
            <w:tcW w:w="1635" w:type="dxa"/>
            <w:tcMar>
              <w:left w:w="105" w:type="dxa"/>
              <w:right w:w="105" w:type="dxa"/>
            </w:tcMar>
            <w:vAlign w:val="center"/>
          </w:tcPr>
          <w:p w14:paraId="7A29BE26" w14:textId="2ABE1FC6" w:rsidR="486C46D7" w:rsidRPr="00213ADF" w:rsidRDefault="486C46D7" w:rsidP="7CB96C9F">
            <w:pPr>
              <w:spacing w:line="259" w:lineRule="auto"/>
              <w:rPr>
                <w:rFonts w:ascii="Calibri" w:eastAsia="Calibri" w:hAnsi="Calibri" w:cs="Calibri"/>
                <w:sz w:val="20"/>
                <w:szCs w:val="20"/>
              </w:rPr>
            </w:pPr>
            <w:r w:rsidRPr="00213ADF">
              <w:rPr>
                <w:rFonts w:ascii="Calibri" w:eastAsia="Calibri" w:hAnsi="Calibri" w:cs="Calibri"/>
                <w:sz w:val="20"/>
                <w:szCs w:val="20"/>
              </w:rPr>
              <w:t>MovieID</w:t>
            </w:r>
          </w:p>
        </w:tc>
        <w:tc>
          <w:tcPr>
            <w:tcW w:w="1080" w:type="dxa"/>
            <w:tcMar>
              <w:left w:w="105" w:type="dxa"/>
              <w:right w:w="105" w:type="dxa"/>
            </w:tcMar>
            <w:vAlign w:val="center"/>
          </w:tcPr>
          <w:p w14:paraId="005B455C" w14:textId="395EA849" w:rsidR="7CB96C9F" w:rsidRPr="00213ADF" w:rsidRDefault="7CB96C9F" w:rsidP="7CB96C9F">
            <w:pPr>
              <w:spacing w:line="259" w:lineRule="auto"/>
              <w:rPr>
                <w:rFonts w:ascii="Calibri" w:eastAsia="Calibri" w:hAnsi="Calibri" w:cs="Calibri"/>
                <w:sz w:val="20"/>
                <w:szCs w:val="20"/>
              </w:rPr>
            </w:pPr>
            <w:r w:rsidRPr="00213ADF">
              <w:rPr>
                <w:rFonts w:ascii="Calibri" w:eastAsia="Calibri" w:hAnsi="Calibri" w:cs="Calibri"/>
                <w:sz w:val="20"/>
                <w:szCs w:val="20"/>
              </w:rPr>
              <w:t>Numeric</w:t>
            </w:r>
          </w:p>
        </w:tc>
        <w:tc>
          <w:tcPr>
            <w:tcW w:w="6745" w:type="dxa"/>
            <w:tcMar>
              <w:left w:w="105" w:type="dxa"/>
              <w:right w:w="105" w:type="dxa"/>
            </w:tcMar>
            <w:vAlign w:val="center"/>
          </w:tcPr>
          <w:p w14:paraId="7C61209A" w14:textId="688BF257" w:rsidR="2C4A8CB1" w:rsidRPr="00213ADF" w:rsidRDefault="2C4A8CB1" w:rsidP="7CB96C9F">
            <w:pPr>
              <w:spacing w:line="259" w:lineRule="auto"/>
              <w:rPr>
                <w:rFonts w:ascii="Calibri" w:eastAsia="Calibri" w:hAnsi="Calibri" w:cs="Calibri"/>
                <w:sz w:val="20"/>
                <w:szCs w:val="20"/>
              </w:rPr>
            </w:pPr>
            <w:r w:rsidRPr="00213ADF">
              <w:rPr>
                <w:rFonts w:ascii="Calibri" w:eastAsia="Calibri" w:hAnsi="Calibri" w:cs="Calibri"/>
                <w:sz w:val="20"/>
                <w:szCs w:val="20"/>
              </w:rPr>
              <w:t xml:space="preserve">Unique Identifier for each individual movie </w:t>
            </w:r>
          </w:p>
        </w:tc>
      </w:tr>
      <w:tr w:rsidR="7CB96C9F" w:rsidRPr="00213ADF" w14:paraId="006C8CD9" w14:textId="77777777" w:rsidTr="1EDEFE8C">
        <w:trPr>
          <w:trHeight w:val="300"/>
        </w:trPr>
        <w:tc>
          <w:tcPr>
            <w:tcW w:w="1635" w:type="dxa"/>
            <w:tcMar>
              <w:left w:w="105" w:type="dxa"/>
              <w:right w:w="105" w:type="dxa"/>
            </w:tcMar>
            <w:vAlign w:val="center"/>
          </w:tcPr>
          <w:p w14:paraId="02DC68C7" w14:textId="4DE9CD24" w:rsidR="7CB96C9F" w:rsidRPr="00213ADF" w:rsidRDefault="7CB96C9F" w:rsidP="7CB96C9F">
            <w:pPr>
              <w:spacing w:line="259" w:lineRule="auto"/>
              <w:rPr>
                <w:rFonts w:ascii="Calibri" w:eastAsia="Calibri" w:hAnsi="Calibri" w:cs="Calibri"/>
                <w:sz w:val="20"/>
                <w:szCs w:val="20"/>
              </w:rPr>
            </w:pPr>
            <w:r w:rsidRPr="00213ADF">
              <w:rPr>
                <w:rFonts w:ascii="Calibri" w:eastAsia="Calibri" w:hAnsi="Calibri" w:cs="Calibri"/>
                <w:sz w:val="20"/>
                <w:szCs w:val="20"/>
              </w:rPr>
              <w:t xml:space="preserve">Title </w:t>
            </w:r>
          </w:p>
        </w:tc>
        <w:tc>
          <w:tcPr>
            <w:tcW w:w="1080" w:type="dxa"/>
            <w:tcMar>
              <w:left w:w="105" w:type="dxa"/>
              <w:right w:w="105" w:type="dxa"/>
            </w:tcMar>
            <w:vAlign w:val="center"/>
          </w:tcPr>
          <w:p w14:paraId="6E9B4EBA" w14:textId="689CF74D" w:rsidR="7CB96C9F" w:rsidRPr="00213ADF" w:rsidRDefault="7CB96C9F" w:rsidP="7CB96C9F">
            <w:pPr>
              <w:spacing w:line="259" w:lineRule="auto"/>
              <w:rPr>
                <w:rFonts w:ascii="Calibri" w:eastAsia="Calibri" w:hAnsi="Calibri" w:cs="Calibri"/>
                <w:sz w:val="20"/>
                <w:szCs w:val="20"/>
              </w:rPr>
            </w:pPr>
            <w:r w:rsidRPr="00213ADF">
              <w:rPr>
                <w:rFonts w:ascii="Calibri" w:eastAsia="Calibri" w:hAnsi="Calibri" w:cs="Calibri"/>
                <w:sz w:val="20"/>
                <w:szCs w:val="20"/>
              </w:rPr>
              <w:t>Text</w:t>
            </w:r>
          </w:p>
        </w:tc>
        <w:tc>
          <w:tcPr>
            <w:tcW w:w="6745" w:type="dxa"/>
            <w:tcMar>
              <w:left w:w="105" w:type="dxa"/>
              <w:right w:w="105" w:type="dxa"/>
            </w:tcMar>
            <w:vAlign w:val="center"/>
          </w:tcPr>
          <w:p w14:paraId="0FE5EF1D" w14:textId="55CA6996" w:rsidR="7CB96C9F" w:rsidRPr="00213ADF" w:rsidRDefault="7CB96C9F" w:rsidP="7CB96C9F">
            <w:pPr>
              <w:spacing w:line="259" w:lineRule="auto"/>
              <w:rPr>
                <w:rFonts w:ascii="Calibri" w:eastAsia="Calibri" w:hAnsi="Calibri" w:cs="Calibri"/>
                <w:sz w:val="20"/>
                <w:szCs w:val="20"/>
              </w:rPr>
            </w:pPr>
            <w:r w:rsidRPr="00213ADF">
              <w:rPr>
                <w:rFonts w:ascii="Calibri" w:eastAsia="Calibri" w:hAnsi="Calibri" w:cs="Calibri"/>
                <w:sz w:val="20"/>
                <w:szCs w:val="20"/>
              </w:rPr>
              <w:t xml:space="preserve">The name of the film produced </w:t>
            </w:r>
          </w:p>
        </w:tc>
      </w:tr>
      <w:tr w:rsidR="7CB96C9F" w:rsidRPr="00213ADF" w14:paraId="67729B08" w14:textId="77777777" w:rsidTr="1EDEFE8C">
        <w:trPr>
          <w:trHeight w:val="300"/>
        </w:trPr>
        <w:tc>
          <w:tcPr>
            <w:tcW w:w="1635" w:type="dxa"/>
            <w:tcMar>
              <w:left w:w="105" w:type="dxa"/>
              <w:right w:w="105" w:type="dxa"/>
            </w:tcMar>
            <w:vAlign w:val="center"/>
          </w:tcPr>
          <w:p w14:paraId="1A0306B9" w14:textId="6D3DB874" w:rsidR="7CB96C9F" w:rsidRPr="00213ADF" w:rsidRDefault="7CB96C9F" w:rsidP="7CB96C9F">
            <w:pPr>
              <w:spacing w:line="259" w:lineRule="auto"/>
              <w:rPr>
                <w:rFonts w:ascii="Calibri" w:eastAsia="Calibri" w:hAnsi="Calibri" w:cs="Calibri"/>
                <w:sz w:val="20"/>
                <w:szCs w:val="20"/>
              </w:rPr>
            </w:pPr>
            <w:r w:rsidRPr="00213ADF">
              <w:rPr>
                <w:rFonts w:ascii="Calibri" w:eastAsia="Calibri" w:hAnsi="Calibri" w:cs="Calibri"/>
                <w:sz w:val="20"/>
                <w:szCs w:val="20"/>
              </w:rPr>
              <w:t>ReleasedDate</w:t>
            </w:r>
          </w:p>
        </w:tc>
        <w:tc>
          <w:tcPr>
            <w:tcW w:w="1080" w:type="dxa"/>
            <w:tcMar>
              <w:left w:w="105" w:type="dxa"/>
              <w:right w:w="105" w:type="dxa"/>
            </w:tcMar>
            <w:vAlign w:val="center"/>
          </w:tcPr>
          <w:p w14:paraId="4B3F4591" w14:textId="63A5BDFD" w:rsidR="7CB96C9F" w:rsidRPr="00213ADF" w:rsidRDefault="7CB96C9F" w:rsidP="7CB96C9F">
            <w:pPr>
              <w:spacing w:line="259" w:lineRule="auto"/>
              <w:rPr>
                <w:rFonts w:ascii="Calibri" w:eastAsia="Calibri" w:hAnsi="Calibri" w:cs="Calibri"/>
                <w:sz w:val="20"/>
                <w:szCs w:val="20"/>
              </w:rPr>
            </w:pPr>
            <w:r w:rsidRPr="00213ADF">
              <w:rPr>
                <w:rFonts w:ascii="Calibri" w:eastAsia="Calibri" w:hAnsi="Calibri" w:cs="Calibri"/>
                <w:sz w:val="20"/>
                <w:szCs w:val="20"/>
              </w:rPr>
              <w:t xml:space="preserve">Numeric </w:t>
            </w:r>
          </w:p>
        </w:tc>
        <w:tc>
          <w:tcPr>
            <w:tcW w:w="6745" w:type="dxa"/>
            <w:tcMar>
              <w:left w:w="105" w:type="dxa"/>
              <w:right w:w="105" w:type="dxa"/>
            </w:tcMar>
            <w:vAlign w:val="center"/>
          </w:tcPr>
          <w:p w14:paraId="127E9D75" w14:textId="412EDA2B" w:rsidR="7CB96C9F" w:rsidRPr="00213ADF" w:rsidRDefault="7CB96C9F" w:rsidP="7CB96C9F">
            <w:pPr>
              <w:spacing w:line="259" w:lineRule="auto"/>
              <w:rPr>
                <w:rFonts w:ascii="Calibri" w:eastAsia="Calibri" w:hAnsi="Calibri" w:cs="Calibri"/>
                <w:sz w:val="20"/>
                <w:szCs w:val="20"/>
              </w:rPr>
            </w:pPr>
            <w:r w:rsidRPr="00213ADF">
              <w:rPr>
                <w:rFonts w:ascii="Calibri" w:eastAsia="Calibri" w:hAnsi="Calibri" w:cs="Calibri"/>
                <w:sz w:val="20"/>
                <w:szCs w:val="20"/>
              </w:rPr>
              <w:t>The date the title was released</w:t>
            </w:r>
          </w:p>
        </w:tc>
      </w:tr>
      <w:tr w:rsidR="7CB96C9F" w:rsidRPr="00213ADF" w14:paraId="36ED4DB4" w14:textId="77777777" w:rsidTr="1EDEFE8C">
        <w:trPr>
          <w:trHeight w:val="300"/>
        </w:trPr>
        <w:tc>
          <w:tcPr>
            <w:tcW w:w="1635" w:type="dxa"/>
            <w:tcMar>
              <w:left w:w="105" w:type="dxa"/>
              <w:right w:w="105" w:type="dxa"/>
            </w:tcMar>
            <w:vAlign w:val="center"/>
          </w:tcPr>
          <w:p w14:paraId="0519B8D5" w14:textId="71885583" w:rsidR="7CB96C9F" w:rsidRPr="00213ADF" w:rsidRDefault="7CB96C9F" w:rsidP="7CB96C9F">
            <w:pPr>
              <w:spacing w:line="259" w:lineRule="auto"/>
              <w:rPr>
                <w:rFonts w:ascii="Calibri" w:eastAsia="Calibri" w:hAnsi="Calibri" w:cs="Calibri"/>
                <w:sz w:val="20"/>
                <w:szCs w:val="20"/>
              </w:rPr>
            </w:pPr>
            <w:r w:rsidRPr="00213ADF">
              <w:rPr>
                <w:rFonts w:ascii="Calibri" w:eastAsia="Calibri" w:hAnsi="Calibri" w:cs="Calibri"/>
                <w:sz w:val="20"/>
                <w:szCs w:val="20"/>
              </w:rPr>
              <w:t>Runtime</w:t>
            </w:r>
          </w:p>
        </w:tc>
        <w:tc>
          <w:tcPr>
            <w:tcW w:w="1080" w:type="dxa"/>
            <w:tcMar>
              <w:left w:w="105" w:type="dxa"/>
              <w:right w:w="105" w:type="dxa"/>
            </w:tcMar>
            <w:vAlign w:val="center"/>
          </w:tcPr>
          <w:p w14:paraId="15EB4B82" w14:textId="3C4E012F" w:rsidR="7CB96C9F" w:rsidRPr="00213ADF" w:rsidRDefault="7CB96C9F" w:rsidP="7CB96C9F">
            <w:pPr>
              <w:spacing w:line="259" w:lineRule="auto"/>
              <w:rPr>
                <w:rFonts w:ascii="Calibri" w:eastAsia="Calibri" w:hAnsi="Calibri" w:cs="Calibri"/>
                <w:sz w:val="20"/>
                <w:szCs w:val="20"/>
              </w:rPr>
            </w:pPr>
            <w:r w:rsidRPr="00213ADF">
              <w:rPr>
                <w:rFonts w:ascii="Calibri" w:eastAsia="Calibri" w:hAnsi="Calibri" w:cs="Calibri"/>
                <w:sz w:val="20"/>
                <w:szCs w:val="20"/>
              </w:rPr>
              <w:t>Numeric</w:t>
            </w:r>
          </w:p>
        </w:tc>
        <w:tc>
          <w:tcPr>
            <w:tcW w:w="6745" w:type="dxa"/>
            <w:tcMar>
              <w:left w:w="105" w:type="dxa"/>
              <w:right w:w="105" w:type="dxa"/>
            </w:tcMar>
            <w:vAlign w:val="center"/>
          </w:tcPr>
          <w:p w14:paraId="32389DED" w14:textId="65F4E9B8" w:rsidR="7CB96C9F" w:rsidRPr="00213ADF" w:rsidRDefault="7CB96C9F" w:rsidP="7CB96C9F">
            <w:pPr>
              <w:spacing w:line="259" w:lineRule="auto"/>
              <w:rPr>
                <w:rFonts w:ascii="Calibri" w:eastAsia="Calibri" w:hAnsi="Calibri" w:cs="Calibri"/>
                <w:sz w:val="20"/>
                <w:szCs w:val="20"/>
              </w:rPr>
            </w:pPr>
            <w:r w:rsidRPr="00213ADF">
              <w:rPr>
                <w:rFonts w:ascii="Calibri" w:eastAsia="Calibri" w:hAnsi="Calibri" w:cs="Calibri"/>
                <w:sz w:val="20"/>
                <w:szCs w:val="20"/>
              </w:rPr>
              <w:t>Length of Movie</w:t>
            </w:r>
            <w:r w:rsidR="6AEF71E2" w:rsidRPr="00213ADF">
              <w:rPr>
                <w:rFonts w:ascii="Calibri" w:eastAsia="Calibri" w:hAnsi="Calibri" w:cs="Calibri"/>
                <w:sz w:val="20"/>
                <w:szCs w:val="20"/>
              </w:rPr>
              <w:t xml:space="preserve"> by minutes </w:t>
            </w:r>
          </w:p>
        </w:tc>
      </w:tr>
      <w:tr w:rsidR="7CB96C9F" w:rsidRPr="00213ADF" w14:paraId="4C47A22A" w14:textId="77777777" w:rsidTr="1EDEFE8C">
        <w:trPr>
          <w:trHeight w:val="300"/>
        </w:trPr>
        <w:tc>
          <w:tcPr>
            <w:tcW w:w="1635" w:type="dxa"/>
            <w:tcMar>
              <w:left w:w="105" w:type="dxa"/>
              <w:right w:w="105" w:type="dxa"/>
            </w:tcMar>
            <w:vAlign w:val="center"/>
          </w:tcPr>
          <w:p w14:paraId="3F0B7946" w14:textId="5D633905" w:rsidR="7CB96C9F" w:rsidRPr="00213ADF" w:rsidRDefault="7CB96C9F" w:rsidP="7CB96C9F">
            <w:pPr>
              <w:spacing w:line="259" w:lineRule="auto"/>
              <w:rPr>
                <w:rFonts w:ascii="Calibri" w:eastAsia="Calibri" w:hAnsi="Calibri" w:cs="Calibri"/>
                <w:sz w:val="20"/>
                <w:szCs w:val="20"/>
              </w:rPr>
            </w:pPr>
            <w:r w:rsidRPr="00213ADF">
              <w:rPr>
                <w:rFonts w:ascii="Calibri" w:eastAsia="Calibri" w:hAnsi="Calibri" w:cs="Calibri"/>
                <w:sz w:val="20"/>
                <w:szCs w:val="20"/>
              </w:rPr>
              <w:t>Genre</w:t>
            </w:r>
          </w:p>
        </w:tc>
        <w:tc>
          <w:tcPr>
            <w:tcW w:w="1080" w:type="dxa"/>
            <w:tcMar>
              <w:left w:w="105" w:type="dxa"/>
              <w:right w:w="105" w:type="dxa"/>
            </w:tcMar>
            <w:vAlign w:val="center"/>
          </w:tcPr>
          <w:p w14:paraId="49283499" w14:textId="3CE53724" w:rsidR="7CB96C9F" w:rsidRPr="00213ADF" w:rsidRDefault="7CB96C9F" w:rsidP="7CB96C9F">
            <w:pPr>
              <w:spacing w:line="259" w:lineRule="auto"/>
              <w:rPr>
                <w:rFonts w:ascii="Calibri" w:eastAsia="Calibri" w:hAnsi="Calibri" w:cs="Calibri"/>
                <w:sz w:val="20"/>
                <w:szCs w:val="20"/>
              </w:rPr>
            </w:pPr>
            <w:r w:rsidRPr="00213ADF">
              <w:rPr>
                <w:rFonts w:ascii="Calibri" w:eastAsia="Calibri" w:hAnsi="Calibri" w:cs="Calibri"/>
                <w:sz w:val="20"/>
                <w:szCs w:val="20"/>
              </w:rPr>
              <w:t>Text</w:t>
            </w:r>
          </w:p>
        </w:tc>
        <w:tc>
          <w:tcPr>
            <w:tcW w:w="6745" w:type="dxa"/>
            <w:tcMar>
              <w:left w:w="105" w:type="dxa"/>
              <w:right w:w="105" w:type="dxa"/>
            </w:tcMar>
            <w:vAlign w:val="center"/>
          </w:tcPr>
          <w:p w14:paraId="1A779189" w14:textId="287108E8" w:rsidR="7CB96C9F" w:rsidRPr="00213ADF" w:rsidRDefault="7CB96C9F" w:rsidP="7CB96C9F">
            <w:pPr>
              <w:spacing w:line="259" w:lineRule="auto"/>
              <w:rPr>
                <w:rFonts w:ascii="Calibri" w:eastAsia="Calibri" w:hAnsi="Calibri" w:cs="Calibri"/>
                <w:sz w:val="20"/>
                <w:szCs w:val="20"/>
              </w:rPr>
            </w:pPr>
            <w:r w:rsidRPr="00213ADF">
              <w:rPr>
                <w:rFonts w:ascii="Calibri" w:eastAsia="Calibri" w:hAnsi="Calibri" w:cs="Calibri"/>
                <w:sz w:val="20"/>
                <w:szCs w:val="20"/>
              </w:rPr>
              <w:t>The categories</w:t>
            </w:r>
            <w:r w:rsidR="5663A0B7" w:rsidRPr="00213ADF">
              <w:rPr>
                <w:rFonts w:ascii="Calibri" w:eastAsia="Calibri" w:hAnsi="Calibri" w:cs="Calibri"/>
                <w:sz w:val="20"/>
                <w:szCs w:val="20"/>
              </w:rPr>
              <w:t>/genres</w:t>
            </w:r>
            <w:r w:rsidRPr="00213ADF">
              <w:rPr>
                <w:rFonts w:ascii="Calibri" w:eastAsia="Calibri" w:hAnsi="Calibri" w:cs="Calibri"/>
                <w:sz w:val="20"/>
                <w:szCs w:val="20"/>
              </w:rPr>
              <w:t xml:space="preserve"> the title fits under</w:t>
            </w:r>
          </w:p>
        </w:tc>
      </w:tr>
      <w:tr w:rsidR="7CB96C9F" w:rsidRPr="00213ADF" w14:paraId="3AB80EA7" w14:textId="77777777" w:rsidTr="1EDEFE8C">
        <w:trPr>
          <w:trHeight w:val="300"/>
        </w:trPr>
        <w:tc>
          <w:tcPr>
            <w:tcW w:w="1635" w:type="dxa"/>
            <w:tcMar>
              <w:left w:w="105" w:type="dxa"/>
              <w:right w:w="105" w:type="dxa"/>
            </w:tcMar>
            <w:vAlign w:val="center"/>
          </w:tcPr>
          <w:p w14:paraId="3FFBD5EC" w14:textId="69B1DB9C" w:rsidR="7CB96C9F" w:rsidRPr="00213ADF" w:rsidRDefault="7CB96C9F" w:rsidP="7CB96C9F">
            <w:pPr>
              <w:spacing w:line="259" w:lineRule="auto"/>
              <w:rPr>
                <w:rFonts w:ascii="Calibri" w:eastAsia="Calibri" w:hAnsi="Calibri" w:cs="Calibri"/>
                <w:sz w:val="20"/>
                <w:szCs w:val="20"/>
              </w:rPr>
            </w:pPr>
            <w:r w:rsidRPr="00213ADF">
              <w:rPr>
                <w:rFonts w:ascii="Calibri" w:eastAsia="Calibri" w:hAnsi="Calibri" w:cs="Calibri"/>
                <w:sz w:val="20"/>
                <w:szCs w:val="20"/>
              </w:rPr>
              <w:t>Director</w:t>
            </w:r>
            <w:r w:rsidR="27BEB970" w:rsidRPr="00213ADF">
              <w:rPr>
                <w:rFonts w:ascii="Calibri" w:eastAsia="Calibri" w:hAnsi="Calibri" w:cs="Calibri"/>
                <w:sz w:val="20"/>
                <w:szCs w:val="20"/>
              </w:rPr>
              <w:t>ID</w:t>
            </w:r>
          </w:p>
        </w:tc>
        <w:tc>
          <w:tcPr>
            <w:tcW w:w="1080" w:type="dxa"/>
            <w:tcMar>
              <w:left w:w="105" w:type="dxa"/>
              <w:right w:w="105" w:type="dxa"/>
            </w:tcMar>
            <w:vAlign w:val="center"/>
          </w:tcPr>
          <w:p w14:paraId="2F672BBD" w14:textId="71099305" w:rsidR="4A41E47B" w:rsidRPr="00213ADF" w:rsidRDefault="4A41E47B" w:rsidP="7CB96C9F">
            <w:pPr>
              <w:spacing w:line="259" w:lineRule="auto"/>
              <w:rPr>
                <w:rFonts w:ascii="Calibri" w:eastAsia="Calibri" w:hAnsi="Calibri" w:cs="Calibri"/>
                <w:sz w:val="20"/>
                <w:szCs w:val="20"/>
              </w:rPr>
            </w:pPr>
            <w:r w:rsidRPr="00213ADF">
              <w:rPr>
                <w:rFonts w:ascii="Calibri" w:eastAsia="Calibri" w:hAnsi="Calibri" w:cs="Calibri"/>
                <w:sz w:val="20"/>
                <w:szCs w:val="20"/>
              </w:rPr>
              <w:t>Numeric</w:t>
            </w:r>
          </w:p>
        </w:tc>
        <w:tc>
          <w:tcPr>
            <w:tcW w:w="6745" w:type="dxa"/>
            <w:tcMar>
              <w:left w:w="105" w:type="dxa"/>
              <w:right w:w="105" w:type="dxa"/>
            </w:tcMar>
            <w:vAlign w:val="center"/>
          </w:tcPr>
          <w:p w14:paraId="35548C34" w14:textId="4FE73B8D" w:rsidR="4A41E47B" w:rsidRPr="00213ADF" w:rsidRDefault="4A41E47B" w:rsidP="7CB96C9F">
            <w:pPr>
              <w:spacing w:line="259" w:lineRule="auto"/>
              <w:rPr>
                <w:rFonts w:ascii="Calibri" w:eastAsia="Calibri" w:hAnsi="Calibri" w:cs="Calibri"/>
                <w:sz w:val="20"/>
                <w:szCs w:val="20"/>
              </w:rPr>
            </w:pPr>
            <w:r w:rsidRPr="00213ADF">
              <w:rPr>
                <w:rFonts w:ascii="Calibri" w:eastAsia="Calibri" w:hAnsi="Calibri" w:cs="Calibri"/>
                <w:sz w:val="20"/>
                <w:szCs w:val="20"/>
              </w:rPr>
              <w:t xml:space="preserve">Unique Identifier for each individual director </w:t>
            </w:r>
          </w:p>
        </w:tc>
      </w:tr>
      <w:tr w:rsidR="7CB96C9F" w:rsidRPr="00213ADF" w14:paraId="61706160" w14:textId="77777777" w:rsidTr="1EDEFE8C">
        <w:trPr>
          <w:trHeight w:val="300"/>
        </w:trPr>
        <w:tc>
          <w:tcPr>
            <w:tcW w:w="1635" w:type="dxa"/>
            <w:tcMar>
              <w:left w:w="105" w:type="dxa"/>
              <w:right w:w="105" w:type="dxa"/>
            </w:tcMar>
            <w:vAlign w:val="center"/>
          </w:tcPr>
          <w:p w14:paraId="2D8ED34A" w14:textId="0E27296A" w:rsidR="51E14E95" w:rsidRPr="00213ADF" w:rsidRDefault="51E14E95" w:rsidP="7CB96C9F">
            <w:pPr>
              <w:spacing w:line="259" w:lineRule="auto"/>
              <w:rPr>
                <w:rFonts w:ascii="Calibri" w:eastAsia="Calibri" w:hAnsi="Calibri" w:cs="Calibri"/>
                <w:sz w:val="20"/>
                <w:szCs w:val="20"/>
              </w:rPr>
            </w:pPr>
            <w:r w:rsidRPr="00213ADF">
              <w:rPr>
                <w:rFonts w:ascii="Calibri" w:eastAsia="Calibri" w:hAnsi="Calibri" w:cs="Calibri"/>
                <w:sz w:val="20"/>
                <w:szCs w:val="20"/>
              </w:rPr>
              <w:t>DirectorFirst</w:t>
            </w:r>
          </w:p>
        </w:tc>
        <w:tc>
          <w:tcPr>
            <w:tcW w:w="1080" w:type="dxa"/>
            <w:tcMar>
              <w:left w:w="105" w:type="dxa"/>
              <w:right w:w="105" w:type="dxa"/>
            </w:tcMar>
            <w:vAlign w:val="center"/>
          </w:tcPr>
          <w:p w14:paraId="4F193C55" w14:textId="246CD052" w:rsidR="18E681AF" w:rsidRPr="00213ADF" w:rsidRDefault="18E681AF" w:rsidP="7CB96C9F">
            <w:pPr>
              <w:spacing w:line="259" w:lineRule="auto"/>
              <w:rPr>
                <w:rFonts w:ascii="Calibri" w:eastAsia="Calibri" w:hAnsi="Calibri" w:cs="Calibri"/>
                <w:sz w:val="20"/>
                <w:szCs w:val="20"/>
              </w:rPr>
            </w:pPr>
            <w:r w:rsidRPr="00213ADF">
              <w:rPr>
                <w:rFonts w:ascii="Calibri" w:eastAsia="Calibri" w:hAnsi="Calibri" w:cs="Calibri"/>
                <w:sz w:val="20"/>
                <w:szCs w:val="20"/>
              </w:rPr>
              <w:t xml:space="preserve">Text </w:t>
            </w:r>
          </w:p>
        </w:tc>
        <w:tc>
          <w:tcPr>
            <w:tcW w:w="6745" w:type="dxa"/>
            <w:tcMar>
              <w:left w:w="105" w:type="dxa"/>
              <w:right w:w="105" w:type="dxa"/>
            </w:tcMar>
            <w:vAlign w:val="center"/>
          </w:tcPr>
          <w:p w14:paraId="12EF3340" w14:textId="168C0CDD" w:rsidR="40E06970" w:rsidRPr="00213ADF" w:rsidRDefault="40E06970" w:rsidP="7CB96C9F">
            <w:pPr>
              <w:spacing w:line="259" w:lineRule="auto"/>
              <w:rPr>
                <w:rFonts w:ascii="Calibri" w:eastAsia="Calibri" w:hAnsi="Calibri" w:cs="Calibri"/>
                <w:sz w:val="20"/>
                <w:szCs w:val="20"/>
              </w:rPr>
            </w:pPr>
            <w:r w:rsidRPr="00213ADF">
              <w:rPr>
                <w:rFonts w:ascii="Calibri" w:eastAsia="Calibri" w:hAnsi="Calibri" w:cs="Calibri"/>
                <w:sz w:val="20"/>
                <w:szCs w:val="20"/>
              </w:rPr>
              <w:t>The first name of the directors who created the movie</w:t>
            </w:r>
          </w:p>
        </w:tc>
      </w:tr>
      <w:tr w:rsidR="7CB96C9F" w:rsidRPr="00213ADF" w14:paraId="4B75F76E" w14:textId="77777777" w:rsidTr="1EDEFE8C">
        <w:trPr>
          <w:trHeight w:val="300"/>
        </w:trPr>
        <w:tc>
          <w:tcPr>
            <w:tcW w:w="1635" w:type="dxa"/>
            <w:tcMar>
              <w:left w:w="105" w:type="dxa"/>
              <w:right w:w="105" w:type="dxa"/>
            </w:tcMar>
            <w:vAlign w:val="center"/>
          </w:tcPr>
          <w:p w14:paraId="36A8C961" w14:textId="08BA37D6" w:rsidR="1FD0FE8C" w:rsidRPr="00213ADF" w:rsidRDefault="1FD0FE8C" w:rsidP="7CB96C9F">
            <w:pPr>
              <w:spacing w:line="259" w:lineRule="auto"/>
              <w:rPr>
                <w:rFonts w:ascii="Calibri" w:eastAsia="Calibri" w:hAnsi="Calibri" w:cs="Calibri"/>
                <w:sz w:val="20"/>
                <w:szCs w:val="20"/>
              </w:rPr>
            </w:pPr>
            <w:r w:rsidRPr="00213ADF">
              <w:rPr>
                <w:rFonts w:ascii="Calibri" w:eastAsia="Calibri" w:hAnsi="Calibri" w:cs="Calibri"/>
                <w:sz w:val="20"/>
                <w:szCs w:val="20"/>
              </w:rPr>
              <w:t>DirectorMiddle</w:t>
            </w:r>
          </w:p>
        </w:tc>
        <w:tc>
          <w:tcPr>
            <w:tcW w:w="1080" w:type="dxa"/>
            <w:tcMar>
              <w:left w:w="105" w:type="dxa"/>
              <w:right w:w="105" w:type="dxa"/>
            </w:tcMar>
            <w:vAlign w:val="center"/>
          </w:tcPr>
          <w:p w14:paraId="57115CCB" w14:textId="050E0E13" w:rsidR="35DD51BA" w:rsidRPr="00213ADF" w:rsidRDefault="35DD51BA" w:rsidP="7CB96C9F">
            <w:pPr>
              <w:spacing w:line="259" w:lineRule="auto"/>
              <w:rPr>
                <w:rFonts w:ascii="Calibri" w:eastAsia="Calibri" w:hAnsi="Calibri" w:cs="Calibri"/>
                <w:sz w:val="20"/>
                <w:szCs w:val="20"/>
              </w:rPr>
            </w:pPr>
            <w:r w:rsidRPr="00213ADF">
              <w:rPr>
                <w:rFonts w:ascii="Calibri" w:eastAsia="Calibri" w:hAnsi="Calibri" w:cs="Calibri"/>
                <w:sz w:val="20"/>
                <w:szCs w:val="20"/>
              </w:rPr>
              <w:t>Text</w:t>
            </w:r>
          </w:p>
        </w:tc>
        <w:tc>
          <w:tcPr>
            <w:tcW w:w="6745" w:type="dxa"/>
            <w:tcMar>
              <w:left w:w="105" w:type="dxa"/>
              <w:right w:w="105" w:type="dxa"/>
            </w:tcMar>
            <w:vAlign w:val="center"/>
          </w:tcPr>
          <w:p w14:paraId="48B8EF13" w14:textId="33DDA0B8" w:rsidR="35DD51BA" w:rsidRPr="00213ADF" w:rsidRDefault="35DD51BA" w:rsidP="7CB96C9F">
            <w:pPr>
              <w:spacing w:line="259" w:lineRule="auto"/>
              <w:rPr>
                <w:rFonts w:ascii="Calibri" w:eastAsia="Calibri" w:hAnsi="Calibri" w:cs="Calibri"/>
                <w:sz w:val="20"/>
                <w:szCs w:val="20"/>
              </w:rPr>
            </w:pPr>
            <w:r w:rsidRPr="00213ADF">
              <w:rPr>
                <w:rFonts w:ascii="Calibri" w:eastAsia="Calibri" w:hAnsi="Calibri" w:cs="Calibri"/>
                <w:sz w:val="20"/>
                <w:szCs w:val="20"/>
              </w:rPr>
              <w:t xml:space="preserve">The middle name of a director if given </w:t>
            </w:r>
          </w:p>
        </w:tc>
      </w:tr>
      <w:tr w:rsidR="7CB96C9F" w:rsidRPr="00213ADF" w14:paraId="2E3B386C" w14:textId="77777777" w:rsidTr="1EDEFE8C">
        <w:trPr>
          <w:trHeight w:val="300"/>
        </w:trPr>
        <w:tc>
          <w:tcPr>
            <w:tcW w:w="1635" w:type="dxa"/>
            <w:tcMar>
              <w:left w:w="105" w:type="dxa"/>
              <w:right w:w="105" w:type="dxa"/>
            </w:tcMar>
            <w:vAlign w:val="center"/>
          </w:tcPr>
          <w:p w14:paraId="16AAB086" w14:textId="6CC6E4B0" w:rsidR="1FD0FE8C" w:rsidRPr="00213ADF" w:rsidRDefault="1FD0FE8C" w:rsidP="7CB96C9F">
            <w:pPr>
              <w:spacing w:line="259" w:lineRule="auto"/>
              <w:rPr>
                <w:rFonts w:ascii="Calibri" w:eastAsia="Calibri" w:hAnsi="Calibri" w:cs="Calibri"/>
                <w:sz w:val="20"/>
                <w:szCs w:val="20"/>
              </w:rPr>
            </w:pPr>
            <w:r w:rsidRPr="00213ADF">
              <w:rPr>
                <w:rFonts w:ascii="Calibri" w:eastAsia="Calibri" w:hAnsi="Calibri" w:cs="Calibri"/>
                <w:sz w:val="20"/>
                <w:szCs w:val="20"/>
              </w:rPr>
              <w:t>DirectorLast</w:t>
            </w:r>
          </w:p>
        </w:tc>
        <w:tc>
          <w:tcPr>
            <w:tcW w:w="1080" w:type="dxa"/>
            <w:tcMar>
              <w:left w:w="105" w:type="dxa"/>
              <w:right w:w="105" w:type="dxa"/>
            </w:tcMar>
            <w:vAlign w:val="center"/>
          </w:tcPr>
          <w:p w14:paraId="6AD835AD" w14:textId="2D8D82F5" w:rsidR="30FEFA5D" w:rsidRPr="00213ADF" w:rsidRDefault="30FEFA5D" w:rsidP="7CB96C9F">
            <w:pPr>
              <w:spacing w:line="259" w:lineRule="auto"/>
              <w:rPr>
                <w:rFonts w:ascii="Calibri" w:eastAsia="Calibri" w:hAnsi="Calibri" w:cs="Calibri"/>
                <w:sz w:val="20"/>
                <w:szCs w:val="20"/>
              </w:rPr>
            </w:pPr>
            <w:r w:rsidRPr="00213ADF">
              <w:rPr>
                <w:rFonts w:ascii="Calibri" w:eastAsia="Calibri" w:hAnsi="Calibri" w:cs="Calibri"/>
                <w:sz w:val="20"/>
                <w:szCs w:val="20"/>
              </w:rPr>
              <w:t>Text</w:t>
            </w:r>
          </w:p>
        </w:tc>
        <w:tc>
          <w:tcPr>
            <w:tcW w:w="6745" w:type="dxa"/>
            <w:tcMar>
              <w:left w:w="105" w:type="dxa"/>
              <w:right w:w="105" w:type="dxa"/>
            </w:tcMar>
            <w:vAlign w:val="center"/>
          </w:tcPr>
          <w:p w14:paraId="0EE0C5F5" w14:textId="6582B5B5" w:rsidR="30FEFA5D" w:rsidRPr="00213ADF" w:rsidRDefault="30FEFA5D" w:rsidP="7CB96C9F">
            <w:pPr>
              <w:spacing w:line="259" w:lineRule="auto"/>
              <w:rPr>
                <w:rFonts w:ascii="Calibri" w:eastAsia="Calibri" w:hAnsi="Calibri" w:cs="Calibri"/>
                <w:sz w:val="20"/>
                <w:szCs w:val="20"/>
              </w:rPr>
            </w:pPr>
            <w:r w:rsidRPr="00213ADF">
              <w:rPr>
                <w:rFonts w:ascii="Calibri" w:eastAsia="Calibri" w:hAnsi="Calibri" w:cs="Calibri"/>
                <w:sz w:val="20"/>
                <w:szCs w:val="20"/>
              </w:rPr>
              <w:t>The last name of a director who created the movie</w:t>
            </w:r>
          </w:p>
        </w:tc>
      </w:tr>
      <w:tr w:rsidR="7CB96C9F" w:rsidRPr="00213ADF" w14:paraId="12CC689B" w14:textId="77777777" w:rsidTr="1EDEFE8C">
        <w:trPr>
          <w:trHeight w:val="300"/>
        </w:trPr>
        <w:tc>
          <w:tcPr>
            <w:tcW w:w="1635" w:type="dxa"/>
            <w:tcMar>
              <w:left w:w="105" w:type="dxa"/>
              <w:right w:w="105" w:type="dxa"/>
            </w:tcMar>
            <w:vAlign w:val="center"/>
          </w:tcPr>
          <w:p w14:paraId="63457D2B" w14:textId="6E3EF80D" w:rsidR="7CB96C9F" w:rsidRPr="00213ADF" w:rsidRDefault="7CB96C9F" w:rsidP="7CB96C9F">
            <w:pPr>
              <w:spacing w:line="259" w:lineRule="auto"/>
              <w:rPr>
                <w:rFonts w:ascii="Calibri" w:eastAsia="Calibri" w:hAnsi="Calibri" w:cs="Calibri"/>
                <w:sz w:val="20"/>
                <w:szCs w:val="20"/>
              </w:rPr>
            </w:pPr>
            <w:r w:rsidRPr="00213ADF">
              <w:rPr>
                <w:rFonts w:ascii="Calibri" w:eastAsia="Calibri" w:hAnsi="Calibri" w:cs="Calibri"/>
                <w:sz w:val="20"/>
                <w:szCs w:val="20"/>
              </w:rPr>
              <w:t>Actor</w:t>
            </w:r>
            <w:r w:rsidR="1258F2C9" w:rsidRPr="00213ADF">
              <w:rPr>
                <w:rFonts w:ascii="Calibri" w:eastAsia="Calibri" w:hAnsi="Calibri" w:cs="Calibri"/>
                <w:sz w:val="20"/>
                <w:szCs w:val="20"/>
              </w:rPr>
              <w:t>First</w:t>
            </w:r>
          </w:p>
        </w:tc>
        <w:tc>
          <w:tcPr>
            <w:tcW w:w="1080" w:type="dxa"/>
            <w:tcMar>
              <w:left w:w="105" w:type="dxa"/>
              <w:right w:w="105" w:type="dxa"/>
            </w:tcMar>
            <w:vAlign w:val="center"/>
          </w:tcPr>
          <w:p w14:paraId="7D3481A1" w14:textId="77EC85BD" w:rsidR="7CB96C9F" w:rsidRPr="00213ADF" w:rsidRDefault="7CB96C9F" w:rsidP="7CB96C9F">
            <w:pPr>
              <w:spacing w:line="259" w:lineRule="auto"/>
              <w:rPr>
                <w:rFonts w:ascii="Calibri" w:eastAsia="Calibri" w:hAnsi="Calibri" w:cs="Calibri"/>
                <w:sz w:val="20"/>
                <w:szCs w:val="20"/>
              </w:rPr>
            </w:pPr>
            <w:r w:rsidRPr="00213ADF">
              <w:rPr>
                <w:rFonts w:ascii="Calibri" w:eastAsia="Calibri" w:hAnsi="Calibri" w:cs="Calibri"/>
                <w:sz w:val="20"/>
                <w:szCs w:val="20"/>
              </w:rPr>
              <w:t>Text</w:t>
            </w:r>
          </w:p>
        </w:tc>
        <w:tc>
          <w:tcPr>
            <w:tcW w:w="6745" w:type="dxa"/>
            <w:tcMar>
              <w:left w:w="105" w:type="dxa"/>
              <w:right w:w="105" w:type="dxa"/>
            </w:tcMar>
            <w:vAlign w:val="center"/>
          </w:tcPr>
          <w:p w14:paraId="209B9659" w14:textId="76948B95" w:rsidR="7CB96C9F" w:rsidRPr="00213ADF" w:rsidRDefault="7CB96C9F" w:rsidP="7CB96C9F">
            <w:pPr>
              <w:spacing w:line="259" w:lineRule="auto"/>
              <w:rPr>
                <w:rFonts w:ascii="Calibri" w:eastAsia="Calibri" w:hAnsi="Calibri" w:cs="Calibri"/>
                <w:sz w:val="20"/>
                <w:szCs w:val="20"/>
              </w:rPr>
            </w:pPr>
            <w:r w:rsidRPr="00213ADF">
              <w:rPr>
                <w:rFonts w:ascii="Calibri" w:eastAsia="Calibri" w:hAnsi="Calibri" w:cs="Calibri"/>
                <w:sz w:val="20"/>
                <w:szCs w:val="20"/>
              </w:rPr>
              <w:t>The</w:t>
            </w:r>
            <w:r w:rsidR="0A815D90" w:rsidRPr="00213ADF">
              <w:rPr>
                <w:rFonts w:ascii="Calibri" w:eastAsia="Calibri" w:hAnsi="Calibri" w:cs="Calibri"/>
                <w:sz w:val="20"/>
                <w:szCs w:val="20"/>
              </w:rPr>
              <w:t xml:space="preserve"> first</w:t>
            </w:r>
            <w:r w:rsidRPr="00213ADF">
              <w:rPr>
                <w:rFonts w:ascii="Calibri" w:eastAsia="Calibri" w:hAnsi="Calibri" w:cs="Calibri"/>
                <w:sz w:val="20"/>
                <w:szCs w:val="20"/>
              </w:rPr>
              <w:t xml:space="preserve"> name of the actors who acted in the movie</w:t>
            </w:r>
          </w:p>
        </w:tc>
      </w:tr>
      <w:tr w:rsidR="7CB96C9F" w:rsidRPr="00213ADF" w14:paraId="10B4A1EE" w14:textId="77777777" w:rsidTr="1EDEFE8C">
        <w:trPr>
          <w:trHeight w:val="300"/>
        </w:trPr>
        <w:tc>
          <w:tcPr>
            <w:tcW w:w="1635" w:type="dxa"/>
            <w:tcMar>
              <w:left w:w="105" w:type="dxa"/>
              <w:right w:w="105" w:type="dxa"/>
            </w:tcMar>
            <w:vAlign w:val="center"/>
          </w:tcPr>
          <w:p w14:paraId="79DC4059" w14:textId="5BF70682" w:rsidR="5B5B5DC0" w:rsidRPr="00213ADF" w:rsidRDefault="5B5B5DC0" w:rsidP="7CB96C9F">
            <w:pPr>
              <w:spacing w:line="259" w:lineRule="auto"/>
              <w:rPr>
                <w:rFonts w:ascii="Calibri" w:eastAsia="Calibri" w:hAnsi="Calibri" w:cs="Calibri"/>
                <w:sz w:val="20"/>
                <w:szCs w:val="20"/>
              </w:rPr>
            </w:pPr>
            <w:r w:rsidRPr="00213ADF">
              <w:rPr>
                <w:rFonts w:ascii="Calibri" w:eastAsia="Calibri" w:hAnsi="Calibri" w:cs="Calibri"/>
                <w:sz w:val="20"/>
                <w:szCs w:val="20"/>
              </w:rPr>
              <w:t>ActorMiddle</w:t>
            </w:r>
          </w:p>
        </w:tc>
        <w:tc>
          <w:tcPr>
            <w:tcW w:w="1080" w:type="dxa"/>
            <w:tcMar>
              <w:left w:w="105" w:type="dxa"/>
              <w:right w:w="105" w:type="dxa"/>
            </w:tcMar>
            <w:vAlign w:val="center"/>
          </w:tcPr>
          <w:p w14:paraId="34D69BB1" w14:textId="4582F704" w:rsidR="3FB7B6AF" w:rsidRPr="00213ADF" w:rsidRDefault="3FB7B6AF" w:rsidP="7CB96C9F">
            <w:pPr>
              <w:spacing w:line="259" w:lineRule="auto"/>
              <w:rPr>
                <w:rFonts w:ascii="Calibri" w:eastAsia="Calibri" w:hAnsi="Calibri" w:cs="Calibri"/>
                <w:sz w:val="20"/>
                <w:szCs w:val="20"/>
              </w:rPr>
            </w:pPr>
            <w:r w:rsidRPr="00213ADF">
              <w:rPr>
                <w:rFonts w:ascii="Calibri" w:eastAsia="Calibri" w:hAnsi="Calibri" w:cs="Calibri"/>
                <w:sz w:val="20"/>
                <w:szCs w:val="20"/>
              </w:rPr>
              <w:t>Text</w:t>
            </w:r>
          </w:p>
        </w:tc>
        <w:tc>
          <w:tcPr>
            <w:tcW w:w="6745" w:type="dxa"/>
            <w:tcMar>
              <w:left w:w="105" w:type="dxa"/>
              <w:right w:w="105" w:type="dxa"/>
            </w:tcMar>
            <w:vAlign w:val="center"/>
          </w:tcPr>
          <w:p w14:paraId="464FE3EF" w14:textId="6E7058BA" w:rsidR="7CF42ABE" w:rsidRPr="00213ADF" w:rsidRDefault="7CF42ABE" w:rsidP="7CB96C9F">
            <w:pPr>
              <w:spacing w:line="259" w:lineRule="auto"/>
              <w:rPr>
                <w:rFonts w:ascii="Calibri" w:eastAsia="Calibri" w:hAnsi="Calibri" w:cs="Calibri"/>
                <w:sz w:val="20"/>
                <w:szCs w:val="20"/>
              </w:rPr>
            </w:pPr>
            <w:r w:rsidRPr="00213ADF">
              <w:rPr>
                <w:rFonts w:ascii="Calibri" w:eastAsia="Calibri" w:hAnsi="Calibri" w:cs="Calibri"/>
                <w:sz w:val="20"/>
                <w:szCs w:val="20"/>
              </w:rPr>
              <w:t>The middle name of the actors who acted in the movie</w:t>
            </w:r>
          </w:p>
        </w:tc>
      </w:tr>
      <w:tr w:rsidR="7CB96C9F" w:rsidRPr="00213ADF" w14:paraId="0CF33716" w14:textId="77777777" w:rsidTr="1EDEFE8C">
        <w:trPr>
          <w:trHeight w:val="300"/>
        </w:trPr>
        <w:tc>
          <w:tcPr>
            <w:tcW w:w="1635" w:type="dxa"/>
            <w:tcMar>
              <w:left w:w="105" w:type="dxa"/>
              <w:right w:w="105" w:type="dxa"/>
            </w:tcMar>
            <w:vAlign w:val="center"/>
          </w:tcPr>
          <w:p w14:paraId="052788AE" w14:textId="4755FBE5" w:rsidR="5B5B5DC0" w:rsidRPr="00213ADF" w:rsidRDefault="5B5B5DC0" w:rsidP="7CB96C9F">
            <w:pPr>
              <w:spacing w:line="259" w:lineRule="auto"/>
              <w:rPr>
                <w:rFonts w:ascii="Calibri" w:eastAsia="Calibri" w:hAnsi="Calibri" w:cs="Calibri"/>
                <w:sz w:val="20"/>
                <w:szCs w:val="20"/>
              </w:rPr>
            </w:pPr>
            <w:r w:rsidRPr="00213ADF">
              <w:rPr>
                <w:rFonts w:ascii="Calibri" w:eastAsia="Calibri" w:hAnsi="Calibri" w:cs="Calibri"/>
                <w:sz w:val="20"/>
                <w:szCs w:val="20"/>
              </w:rPr>
              <w:t>ActorLast</w:t>
            </w:r>
          </w:p>
        </w:tc>
        <w:tc>
          <w:tcPr>
            <w:tcW w:w="1080" w:type="dxa"/>
            <w:tcMar>
              <w:left w:w="105" w:type="dxa"/>
              <w:right w:w="105" w:type="dxa"/>
            </w:tcMar>
            <w:vAlign w:val="center"/>
          </w:tcPr>
          <w:p w14:paraId="0731ADE3" w14:textId="5EED7F27" w:rsidR="57529BF5" w:rsidRPr="00213ADF" w:rsidRDefault="57529BF5" w:rsidP="7CB96C9F">
            <w:pPr>
              <w:spacing w:line="259" w:lineRule="auto"/>
              <w:rPr>
                <w:rFonts w:ascii="Calibri" w:eastAsia="Calibri" w:hAnsi="Calibri" w:cs="Calibri"/>
                <w:sz w:val="20"/>
                <w:szCs w:val="20"/>
              </w:rPr>
            </w:pPr>
            <w:r w:rsidRPr="00213ADF">
              <w:rPr>
                <w:rFonts w:ascii="Calibri" w:eastAsia="Calibri" w:hAnsi="Calibri" w:cs="Calibri"/>
                <w:sz w:val="20"/>
                <w:szCs w:val="20"/>
              </w:rPr>
              <w:t>Text</w:t>
            </w:r>
          </w:p>
        </w:tc>
        <w:tc>
          <w:tcPr>
            <w:tcW w:w="6745" w:type="dxa"/>
            <w:tcMar>
              <w:left w:w="105" w:type="dxa"/>
              <w:right w:w="105" w:type="dxa"/>
            </w:tcMar>
            <w:vAlign w:val="center"/>
          </w:tcPr>
          <w:p w14:paraId="4C826B12" w14:textId="159D315E" w:rsidR="710E0184" w:rsidRPr="00213ADF" w:rsidRDefault="710E0184" w:rsidP="7CB96C9F">
            <w:pPr>
              <w:spacing w:line="259" w:lineRule="auto"/>
              <w:rPr>
                <w:rFonts w:ascii="Calibri" w:eastAsia="Calibri" w:hAnsi="Calibri" w:cs="Calibri"/>
                <w:sz w:val="20"/>
                <w:szCs w:val="20"/>
              </w:rPr>
            </w:pPr>
            <w:r w:rsidRPr="00213ADF">
              <w:rPr>
                <w:rFonts w:ascii="Calibri" w:eastAsia="Calibri" w:hAnsi="Calibri" w:cs="Calibri"/>
                <w:sz w:val="20"/>
                <w:szCs w:val="20"/>
              </w:rPr>
              <w:t>The last name of the actors who acted in the movie</w:t>
            </w:r>
          </w:p>
        </w:tc>
      </w:tr>
      <w:tr w:rsidR="7CB96C9F" w:rsidRPr="00213ADF" w14:paraId="3B616202" w14:textId="77777777" w:rsidTr="1EDEFE8C">
        <w:trPr>
          <w:trHeight w:val="300"/>
        </w:trPr>
        <w:tc>
          <w:tcPr>
            <w:tcW w:w="1635" w:type="dxa"/>
            <w:tcMar>
              <w:left w:w="105" w:type="dxa"/>
              <w:right w:w="105" w:type="dxa"/>
            </w:tcMar>
            <w:vAlign w:val="center"/>
          </w:tcPr>
          <w:p w14:paraId="5C91F420" w14:textId="0F2A4617" w:rsidR="5B5B5DC0" w:rsidRPr="00213ADF" w:rsidRDefault="5B5B5DC0" w:rsidP="7CB96C9F">
            <w:pPr>
              <w:spacing w:line="259" w:lineRule="auto"/>
              <w:rPr>
                <w:rFonts w:ascii="Calibri" w:eastAsia="Calibri" w:hAnsi="Calibri" w:cs="Calibri"/>
                <w:sz w:val="20"/>
                <w:szCs w:val="20"/>
              </w:rPr>
            </w:pPr>
            <w:r w:rsidRPr="00213ADF">
              <w:rPr>
                <w:rFonts w:ascii="Calibri" w:eastAsia="Calibri" w:hAnsi="Calibri" w:cs="Calibri"/>
                <w:sz w:val="20"/>
                <w:szCs w:val="20"/>
              </w:rPr>
              <w:t>Suffix</w:t>
            </w:r>
          </w:p>
        </w:tc>
        <w:tc>
          <w:tcPr>
            <w:tcW w:w="1080" w:type="dxa"/>
            <w:tcMar>
              <w:left w:w="105" w:type="dxa"/>
              <w:right w:w="105" w:type="dxa"/>
            </w:tcMar>
            <w:vAlign w:val="center"/>
          </w:tcPr>
          <w:p w14:paraId="0BB1A6E9" w14:textId="6FE8A513" w:rsidR="59B92C76" w:rsidRPr="00213ADF" w:rsidRDefault="59B92C76" w:rsidP="7CB96C9F">
            <w:pPr>
              <w:spacing w:line="259" w:lineRule="auto"/>
              <w:rPr>
                <w:rFonts w:ascii="Calibri" w:eastAsia="Calibri" w:hAnsi="Calibri" w:cs="Calibri"/>
                <w:sz w:val="20"/>
                <w:szCs w:val="20"/>
              </w:rPr>
            </w:pPr>
            <w:r w:rsidRPr="00213ADF">
              <w:rPr>
                <w:rFonts w:ascii="Calibri" w:eastAsia="Calibri" w:hAnsi="Calibri" w:cs="Calibri"/>
                <w:sz w:val="20"/>
                <w:szCs w:val="20"/>
              </w:rPr>
              <w:t>Text</w:t>
            </w:r>
          </w:p>
        </w:tc>
        <w:tc>
          <w:tcPr>
            <w:tcW w:w="6745" w:type="dxa"/>
            <w:tcMar>
              <w:left w:w="105" w:type="dxa"/>
              <w:right w:w="105" w:type="dxa"/>
            </w:tcMar>
            <w:vAlign w:val="center"/>
          </w:tcPr>
          <w:p w14:paraId="6BFB1ED4" w14:textId="6D2F32EF" w:rsidR="7CB96C9F" w:rsidRPr="00213ADF" w:rsidRDefault="50023DB9" w:rsidP="7CB96C9F">
            <w:pPr>
              <w:spacing w:line="259" w:lineRule="auto"/>
              <w:rPr>
                <w:rFonts w:ascii="Calibri" w:eastAsia="Calibri" w:hAnsi="Calibri" w:cs="Calibri"/>
                <w:sz w:val="20"/>
                <w:szCs w:val="20"/>
              </w:rPr>
            </w:pPr>
            <w:r w:rsidRPr="00213ADF">
              <w:rPr>
                <w:rFonts w:ascii="Calibri" w:eastAsia="Calibri" w:hAnsi="Calibri" w:cs="Calibri"/>
                <w:sz w:val="20"/>
                <w:szCs w:val="20"/>
              </w:rPr>
              <w:t>Letters after first name that help identify actor</w:t>
            </w:r>
          </w:p>
        </w:tc>
      </w:tr>
      <w:tr w:rsidR="7CB96C9F" w:rsidRPr="00213ADF" w14:paraId="4551EA7B" w14:textId="77777777" w:rsidTr="1EDEFE8C">
        <w:trPr>
          <w:trHeight w:val="300"/>
        </w:trPr>
        <w:tc>
          <w:tcPr>
            <w:tcW w:w="1635" w:type="dxa"/>
            <w:tcMar>
              <w:left w:w="105" w:type="dxa"/>
              <w:right w:w="105" w:type="dxa"/>
            </w:tcMar>
            <w:vAlign w:val="center"/>
          </w:tcPr>
          <w:p w14:paraId="47B3E31B" w14:textId="593A0F3F" w:rsidR="5B5B5DC0" w:rsidRPr="00213ADF" w:rsidRDefault="5B5B5DC0" w:rsidP="7CB96C9F">
            <w:pPr>
              <w:spacing w:line="259" w:lineRule="auto"/>
              <w:rPr>
                <w:rFonts w:ascii="Calibri" w:eastAsia="Calibri" w:hAnsi="Calibri" w:cs="Calibri"/>
                <w:sz w:val="20"/>
                <w:szCs w:val="20"/>
              </w:rPr>
            </w:pPr>
            <w:r w:rsidRPr="00213ADF">
              <w:rPr>
                <w:rFonts w:ascii="Calibri" w:eastAsia="Calibri" w:hAnsi="Calibri" w:cs="Calibri"/>
                <w:sz w:val="20"/>
                <w:szCs w:val="20"/>
              </w:rPr>
              <w:t>ActorID</w:t>
            </w:r>
          </w:p>
        </w:tc>
        <w:tc>
          <w:tcPr>
            <w:tcW w:w="1080" w:type="dxa"/>
            <w:tcMar>
              <w:left w:w="105" w:type="dxa"/>
              <w:right w:w="105" w:type="dxa"/>
            </w:tcMar>
            <w:vAlign w:val="center"/>
          </w:tcPr>
          <w:p w14:paraId="2E2377A4" w14:textId="715EF72B" w:rsidR="3EE083B7" w:rsidRPr="00213ADF" w:rsidRDefault="3EE083B7" w:rsidP="7CB96C9F">
            <w:pPr>
              <w:spacing w:line="259" w:lineRule="auto"/>
              <w:rPr>
                <w:rFonts w:ascii="Calibri" w:eastAsia="Calibri" w:hAnsi="Calibri" w:cs="Calibri"/>
                <w:sz w:val="20"/>
                <w:szCs w:val="20"/>
              </w:rPr>
            </w:pPr>
            <w:r w:rsidRPr="00213ADF">
              <w:rPr>
                <w:rFonts w:ascii="Calibri" w:eastAsia="Calibri" w:hAnsi="Calibri" w:cs="Calibri"/>
                <w:sz w:val="20"/>
                <w:szCs w:val="20"/>
              </w:rPr>
              <w:t xml:space="preserve">Text </w:t>
            </w:r>
          </w:p>
        </w:tc>
        <w:tc>
          <w:tcPr>
            <w:tcW w:w="6745" w:type="dxa"/>
            <w:tcMar>
              <w:left w:w="105" w:type="dxa"/>
              <w:right w:w="105" w:type="dxa"/>
            </w:tcMar>
            <w:vAlign w:val="center"/>
          </w:tcPr>
          <w:p w14:paraId="65DA5CB7" w14:textId="2F6BA083" w:rsidR="52669686" w:rsidRPr="00213ADF" w:rsidRDefault="52669686" w:rsidP="7CB96C9F">
            <w:pPr>
              <w:spacing w:line="259" w:lineRule="auto"/>
              <w:rPr>
                <w:rFonts w:ascii="Calibri" w:eastAsia="Calibri" w:hAnsi="Calibri" w:cs="Calibri"/>
                <w:sz w:val="20"/>
                <w:szCs w:val="20"/>
              </w:rPr>
            </w:pPr>
            <w:r w:rsidRPr="00213ADF">
              <w:rPr>
                <w:rFonts w:ascii="Calibri" w:eastAsia="Calibri" w:hAnsi="Calibri" w:cs="Calibri"/>
                <w:sz w:val="20"/>
                <w:szCs w:val="20"/>
              </w:rPr>
              <w:t>Unique Identifier for each individual Actor</w:t>
            </w:r>
          </w:p>
        </w:tc>
      </w:tr>
      <w:tr w:rsidR="7CB96C9F" w:rsidRPr="00213ADF" w14:paraId="21173661" w14:textId="77777777" w:rsidTr="1EDEFE8C">
        <w:trPr>
          <w:trHeight w:val="300"/>
        </w:trPr>
        <w:tc>
          <w:tcPr>
            <w:tcW w:w="1635" w:type="dxa"/>
            <w:tcMar>
              <w:left w:w="105" w:type="dxa"/>
              <w:right w:w="105" w:type="dxa"/>
            </w:tcMar>
            <w:vAlign w:val="center"/>
          </w:tcPr>
          <w:p w14:paraId="5D9D9C18" w14:textId="16E17E1B" w:rsidR="7CB96C9F" w:rsidRPr="00213ADF" w:rsidRDefault="7CB96C9F" w:rsidP="7CB96C9F">
            <w:pPr>
              <w:spacing w:line="259" w:lineRule="auto"/>
              <w:rPr>
                <w:rFonts w:ascii="Calibri" w:eastAsia="Calibri" w:hAnsi="Calibri" w:cs="Calibri"/>
                <w:sz w:val="20"/>
                <w:szCs w:val="20"/>
              </w:rPr>
            </w:pPr>
            <w:r w:rsidRPr="00213ADF">
              <w:rPr>
                <w:rFonts w:ascii="Calibri" w:eastAsia="Calibri" w:hAnsi="Calibri" w:cs="Calibri"/>
                <w:sz w:val="20"/>
                <w:szCs w:val="20"/>
              </w:rPr>
              <w:t>Language (1+)</w:t>
            </w:r>
          </w:p>
        </w:tc>
        <w:tc>
          <w:tcPr>
            <w:tcW w:w="1080" w:type="dxa"/>
            <w:tcMar>
              <w:left w:w="105" w:type="dxa"/>
              <w:right w:w="105" w:type="dxa"/>
            </w:tcMar>
            <w:vAlign w:val="center"/>
          </w:tcPr>
          <w:p w14:paraId="02D5EEC4" w14:textId="1458CF91" w:rsidR="7CB96C9F" w:rsidRPr="00213ADF" w:rsidRDefault="7CB96C9F" w:rsidP="7CB96C9F">
            <w:pPr>
              <w:spacing w:line="259" w:lineRule="auto"/>
              <w:rPr>
                <w:rFonts w:ascii="Calibri" w:eastAsia="Calibri" w:hAnsi="Calibri" w:cs="Calibri"/>
                <w:sz w:val="20"/>
                <w:szCs w:val="20"/>
              </w:rPr>
            </w:pPr>
            <w:r w:rsidRPr="00213ADF">
              <w:rPr>
                <w:rFonts w:ascii="Calibri" w:eastAsia="Calibri" w:hAnsi="Calibri" w:cs="Calibri"/>
                <w:sz w:val="20"/>
                <w:szCs w:val="20"/>
              </w:rPr>
              <w:t>Text</w:t>
            </w:r>
          </w:p>
        </w:tc>
        <w:tc>
          <w:tcPr>
            <w:tcW w:w="6745" w:type="dxa"/>
            <w:tcMar>
              <w:left w:w="105" w:type="dxa"/>
              <w:right w:w="105" w:type="dxa"/>
            </w:tcMar>
            <w:vAlign w:val="center"/>
          </w:tcPr>
          <w:p w14:paraId="3CC7165B" w14:textId="57436C30" w:rsidR="7CB96C9F" w:rsidRPr="00213ADF" w:rsidRDefault="7CB96C9F" w:rsidP="7CB96C9F">
            <w:pPr>
              <w:spacing w:line="259" w:lineRule="auto"/>
              <w:rPr>
                <w:rFonts w:ascii="Calibri" w:eastAsia="Calibri" w:hAnsi="Calibri" w:cs="Calibri"/>
                <w:sz w:val="20"/>
                <w:szCs w:val="20"/>
              </w:rPr>
            </w:pPr>
            <w:r w:rsidRPr="00213ADF">
              <w:rPr>
                <w:rFonts w:ascii="Calibri" w:eastAsia="Calibri" w:hAnsi="Calibri" w:cs="Calibri"/>
                <w:sz w:val="20"/>
                <w:szCs w:val="20"/>
              </w:rPr>
              <w:t xml:space="preserve">The languages that the movie was released in </w:t>
            </w:r>
          </w:p>
        </w:tc>
      </w:tr>
      <w:tr w:rsidR="7CB96C9F" w:rsidRPr="00213ADF" w14:paraId="5B1A6C86" w14:textId="77777777" w:rsidTr="1EDEFE8C">
        <w:trPr>
          <w:trHeight w:val="300"/>
        </w:trPr>
        <w:tc>
          <w:tcPr>
            <w:tcW w:w="1635" w:type="dxa"/>
            <w:tcMar>
              <w:left w:w="105" w:type="dxa"/>
              <w:right w:w="105" w:type="dxa"/>
            </w:tcMar>
            <w:vAlign w:val="center"/>
          </w:tcPr>
          <w:p w14:paraId="73DA2C9A" w14:textId="65335C44" w:rsidR="7CB96C9F" w:rsidRPr="00213ADF" w:rsidRDefault="7CB96C9F" w:rsidP="7CB96C9F">
            <w:pPr>
              <w:spacing w:line="259" w:lineRule="auto"/>
              <w:rPr>
                <w:rFonts w:ascii="Calibri" w:eastAsia="Calibri" w:hAnsi="Calibri" w:cs="Calibri"/>
                <w:sz w:val="20"/>
                <w:szCs w:val="20"/>
              </w:rPr>
            </w:pPr>
            <w:r w:rsidRPr="00213ADF">
              <w:rPr>
                <w:rFonts w:ascii="Calibri" w:eastAsia="Calibri" w:hAnsi="Calibri" w:cs="Calibri"/>
                <w:sz w:val="20"/>
                <w:szCs w:val="20"/>
              </w:rPr>
              <w:t>Country (1+)</w:t>
            </w:r>
          </w:p>
        </w:tc>
        <w:tc>
          <w:tcPr>
            <w:tcW w:w="1080" w:type="dxa"/>
            <w:tcMar>
              <w:left w:w="105" w:type="dxa"/>
              <w:right w:w="105" w:type="dxa"/>
            </w:tcMar>
            <w:vAlign w:val="center"/>
          </w:tcPr>
          <w:p w14:paraId="3AFC2923" w14:textId="1AE48E02" w:rsidR="7CB96C9F" w:rsidRPr="00213ADF" w:rsidRDefault="7CB96C9F" w:rsidP="7CB96C9F">
            <w:pPr>
              <w:spacing w:line="259" w:lineRule="auto"/>
              <w:rPr>
                <w:rFonts w:ascii="Calibri" w:eastAsia="Calibri" w:hAnsi="Calibri" w:cs="Calibri"/>
                <w:sz w:val="20"/>
                <w:szCs w:val="20"/>
              </w:rPr>
            </w:pPr>
            <w:r w:rsidRPr="00213ADF">
              <w:rPr>
                <w:rFonts w:ascii="Calibri" w:eastAsia="Calibri" w:hAnsi="Calibri" w:cs="Calibri"/>
                <w:sz w:val="20"/>
                <w:szCs w:val="20"/>
              </w:rPr>
              <w:t>Text</w:t>
            </w:r>
          </w:p>
        </w:tc>
        <w:tc>
          <w:tcPr>
            <w:tcW w:w="6745" w:type="dxa"/>
            <w:tcMar>
              <w:left w:w="105" w:type="dxa"/>
              <w:right w:w="105" w:type="dxa"/>
            </w:tcMar>
            <w:vAlign w:val="center"/>
          </w:tcPr>
          <w:p w14:paraId="2D9AD7EA" w14:textId="39377D25" w:rsidR="7CB96C9F" w:rsidRPr="00213ADF" w:rsidRDefault="7CB96C9F" w:rsidP="7CB96C9F">
            <w:pPr>
              <w:spacing w:line="259" w:lineRule="auto"/>
              <w:rPr>
                <w:rFonts w:ascii="Calibri" w:eastAsia="Calibri" w:hAnsi="Calibri" w:cs="Calibri"/>
                <w:sz w:val="20"/>
                <w:szCs w:val="20"/>
              </w:rPr>
            </w:pPr>
            <w:r w:rsidRPr="00213ADF">
              <w:rPr>
                <w:rFonts w:ascii="Calibri" w:eastAsia="Calibri" w:hAnsi="Calibri" w:cs="Calibri"/>
                <w:sz w:val="20"/>
                <w:szCs w:val="20"/>
              </w:rPr>
              <w:t>The countries the movie was produced in</w:t>
            </w:r>
          </w:p>
        </w:tc>
      </w:tr>
      <w:tr w:rsidR="7CB96C9F" w:rsidRPr="00213ADF" w14:paraId="691B3991" w14:textId="77777777" w:rsidTr="1EDEFE8C">
        <w:trPr>
          <w:trHeight w:val="300"/>
        </w:trPr>
        <w:tc>
          <w:tcPr>
            <w:tcW w:w="1635" w:type="dxa"/>
            <w:tcMar>
              <w:left w:w="105" w:type="dxa"/>
              <w:right w:w="105" w:type="dxa"/>
            </w:tcMar>
            <w:vAlign w:val="center"/>
          </w:tcPr>
          <w:p w14:paraId="3812349C" w14:textId="49C177CF" w:rsidR="7CB96C9F" w:rsidRPr="00213ADF" w:rsidRDefault="7CB96C9F" w:rsidP="7CB96C9F">
            <w:pPr>
              <w:spacing w:line="259" w:lineRule="auto"/>
              <w:rPr>
                <w:rFonts w:ascii="Calibri" w:eastAsia="Calibri" w:hAnsi="Calibri" w:cs="Calibri"/>
                <w:sz w:val="20"/>
                <w:szCs w:val="20"/>
              </w:rPr>
            </w:pPr>
            <w:r w:rsidRPr="00213ADF">
              <w:rPr>
                <w:rFonts w:ascii="Calibri" w:eastAsia="Calibri" w:hAnsi="Calibri" w:cs="Calibri"/>
                <w:sz w:val="20"/>
                <w:szCs w:val="20"/>
              </w:rPr>
              <w:t xml:space="preserve">Meta Score </w:t>
            </w:r>
          </w:p>
        </w:tc>
        <w:tc>
          <w:tcPr>
            <w:tcW w:w="1080" w:type="dxa"/>
            <w:tcMar>
              <w:left w:w="105" w:type="dxa"/>
              <w:right w:w="105" w:type="dxa"/>
            </w:tcMar>
            <w:vAlign w:val="center"/>
          </w:tcPr>
          <w:p w14:paraId="03617DBD" w14:textId="551580D0" w:rsidR="7CB96C9F" w:rsidRPr="00213ADF" w:rsidRDefault="7CB96C9F" w:rsidP="7CB96C9F">
            <w:pPr>
              <w:spacing w:line="259" w:lineRule="auto"/>
              <w:rPr>
                <w:rFonts w:ascii="Calibri" w:eastAsia="Calibri" w:hAnsi="Calibri" w:cs="Calibri"/>
                <w:sz w:val="20"/>
                <w:szCs w:val="20"/>
              </w:rPr>
            </w:pPr>
            <w:r w:rsidRPr="00213ADF">
              <w:rPr>
                <w:rFonts w:ascii="Calibri" w:eastAsia="Calibri" w:hAnsi="Calibri" w:cs="Calibri"/>
                <w:sz w:val="20"/>
                <w:szCs w:val="20"/>
              </w:rPr>
              <w:t xml:space="preserve">Numeric </w:t>
            </w:r>
          </w:p>
        </w:tc>
        <w:tc>
          <w:tcPr>
            <w:tcW w:w="6745" w:type="dxa"/>
            <w:tcMar>
              <w:left w:w="105" w:type="dxa"/>
              <w:right w:w="105" w:type="dxa"/>
            </w:tcMar>
            <w:vAlign w:val="center"/>
          </w:tcPr>
          <w:p w14:paraId="27A854B2" w14:textId="792B357A" w:rsidR="7CB96C9F" w:rsidRPr="00213ADF" w:rsidRDefault="7CB96C9F" w:rsidP="7CB96C9F">
            <w:pPr>
              <w:spacing w:line="259" w:lineRule="auto"/>
              <w:rPr>
                <w:rFonts w:ascii="Calibri" w:eastAsia="Calibri" w:hAnsi="Calibri" w:cs="Calibri"/>
                <w:sz w:val="20"/>
                <w:szCs w:val="20"/>
              </w:rPr>
            </w:pPr>
            <w:r w:rsidRPr="00213ADF">
              <w:rPr>
                <w:rFonts w:ascii="Calibri" w:eastAsia="Calibri" w:hAnsi="Calibri" w:cs="Calibri"/>
                <w:sz w:val="20"/>
                <w:szCs w:val="20"/>
              </w:rPr>
              <w:t xml:space="preserve">The score provided by Meta critic about the overall rating of the movie </w:t>
            </w:r>
          </w:p>
        </w:tc>
      </w:tr>
      <w:tr w:rsidR="7CB96C9F" w:rsidRPr="00213ADF" w14:paraId="49448E61" w14:textId="77777777" w:rsidTr="1EDEFE8C">
        <w:trPr>
          <w:trHeight w:val="300"/>
        </w:trPr>
        <w:tc>
          <w:tcPr>
            <w:tcW w:w="1635" w:type="dxa"/>
            <w:tcMar>
              <w:left w:w="105" w:type="dxa"/>
              <w:right w:w="105" w:type="dxa"/>
            </w:tcMar>
            <w:vAlign w:val="center"/>
          </w:tcPr>
          <w:p w14:paraId="1D451AA2" w14:textId="174928D2" w:rsidR="7CB96C9F" w:rsidRPr="00213ADF" w:rsidRDefault="7CB96C9F" w:rsidP="7CB96C9F">
            <w:pPr>
              <w:spacing w:line="259" w:lineRule="auto"/>
              <w:rPr>
                <w:rFonts w:ascii="Calibri" w:eastAsia="Calibri" w:hAnsi="Calibri" w:cs="Calibri"/>
                <w:sz w:val="20"/>
                <w:szCs w:val="20"/>
              </w:rPr>
            </w:pPr>
            <w:r w:rsidRPr="00213ADF">
              <w:rPr>
                <w:rFonts w:ascii="Calibri" w:eastAsia="Calibri" w:hAnsi="Calibri" w:cs="Calibri"/>
                <w:sz w:val="20"/>
                <w:szCs w:val="20"/>
              </w:rPr>
              <w:t xml:space="preserve">Imdb Rating </w:t>
            </w:r>
          </w:p>
        </w:tc>
        <w:tc>
          <w:tcPr>
            <w:tcW w:w="1080" w:type="dxa"/>
            <w:tcMar>
              <w:left w:w="105" w:type="dxa"/>
              <w:right w:w="105" w:type="dxa"/>
            </w:tcMar>
            <w:vAlign w:val="center"/>
          </w:tcPr>
          <w:p w14:paraId="5159424F" w14:textId="6F25F9C8" w:rsidR="7CB96C9F" w:rsidRPr="00213ADF" w:rsidRDefault="7CB96C9F" w:rsidP="7CB96C9F">
            <w:pPr>
              <w:spacing w:line="259" w:lineRule="auto"/>
              <w:rPr>
                <w:rFonts w:ascii="Calibri" w:eastAsia="Calibri" w:hAnsi="Calibri" w:cs="Calibri"/>
                <w:sz w:val="20"/>
                <w:szCs w:val="20"/>
              </w:rPr>
            </w:pPr>
            <w:r w:rsidRPr="00213ADF">
              <w:rPr>
                <w:rFonts w:ascii="Calibri" w:eastAsia="Calibri" w:hAnsi="Calibri" w:cs="Calibri"/>
                <w:sz w:val="20"/>
                <w:szCs w:val="20"/>
              </w:rPr>
              <w:t xml:space="preserve">Numeric </w:t>
            </w:r>
          </w:p>
        </w:tc>
        <w:tc>
          <w:tcPr>
            <w:tcW w:w="6745" w:type="dxa"/>
            <w:tcMar>
              <w:left w:w="105" w:type="dxa"/>
              <w:right w:w="105" w:type="dxa"/>
            </w:tcMar>
            <w:vAlign w:val="center"/>
          </w:tcPr>
          <w:p w14:paraId="71DD8BD2" w14:textId="572F92E6" w:rsidR="7CB96C9F" w:rsidRPr="00213ADF" w:rsidRDefault="7CB96C9F" w:rsidP="7CB96C9F">
            <w:pPr>
              <w:spacing w:line="259" w:lineRule="auto"/>
              <w:rPr>
                <w:rFonts w:ascii="Calibri" w:eastAsia="Calibri" w:hAnsi="Calibri" w:cs="Calibri"/>
                <w:sz w:val="20"/>
                <w:szCs w:val="20"/>
              </w:rPr>
            </w:pPr>
            <w:r w:rsidRPr="00213ADF">
              <w:rPr>
                <w:rFonts w:ascii="Calibri" w:eastAsia="Calibri" w:hAnsi="Calibri" w:cs="Calibri"/>
                <w:sz w:val="20"/>
                <w:szCs w:val="20"/>
              </w:rPr>
              <w:t xml:space="preserve">The Movie rating out of 10 </w:t>
            </w:r>
          </w:p>
        </w:tc>
      </w:tr>
      <w:tr w:rsidR="7CB96C9F" w:rsidRPr="00213ADF" w14:paraId="37BED069" w14:textId="77777777" w:rsidTr="1EDEFE8C">
        <w:trPr>
          <w:trHeight w:val="300"/>
        </w:trPr>
        <w:tc>
          <w:tcPr>
            <w:tcW w:w="1635" w:type="dxa"/>
            <w:tcMar>
              <w:left w:w="105" w:type="dxa"/>
              <w:right w:w="105" w:type="dxa"/>
            </w:tcMar>
            <w:vAlign w:val="center"/>
          </w:tcPr>
          <w:p w14:paraId="48BAF908" w14:textId="0B23B932" w:rsidR="7CB96C9F" w:rsidRPr="00213ADF" w:rsidRDefault="7CB96C9F" w:rsidP="7CB96C9F">
            <w:pPr>
              <w:spacing w:line="259" w:lineRule="auto"/>
              <w:rPr>
                <w:rFonts w:ascii="Calibri" w:eastAsia="Calibri" w:hAnsi="Calibri" w:cs="Calibri"/>
                <w:sz w:val="20"/>
                <w:szCs w:val="20"/>
              </w:rPr>
            </w:pPr>
            <w:r w:rsidRPr="00213ADF">
              <w:rPr>
                <w:rFonts w:ascii="Calibri" w:eastAsia="Calibri" w:hAnsi="Calibri" w:cs="Calibri"/>
                <w:sz w:val="20"/>
                <w:szCs w:val="20"/>
              </w:rPr>
              <w:t>imdbVote</w:t>
            </w:r>
          </w:p>
        </w:tc>
        <w:tc>
          <w:tcPr>
            <w:tcW w:w="1080" w:type="dxa"/>
            <w:tcMar>
              <w:left w:w="105" w:type="dxa"/>
              <w:right w:w="105" w:type="dxa"/>
            </w:tcMar>
            <w:vAlign w:val="center"/>
          </w:tcPr>
          <w:p w14:paraId="79E3F13E" w14:textId="766D7C24" w:rsidR="7CB96C9F" w:rsidRPr="00213ADF" w:rsidRDefault="7CB96C9F" w:rsidP="7CB96C9F">
            <w:pPr>
              <w:spacing w:line="259" w:lineRule="auto"/>
              <w:rPr>
                <w:rFonts w:ascii="Calibri" w:eastAsia="Calibri" w:hAnsi="Calibri" w:cs="Calibri"/>
                <w:sz w:val="20"/>
                <w:szCs w:val="20"/>
              </w:rPr>
            </w:pPr>
            <w:r w:rsidRPr="00213ADF">
              <w:rPr>
                <w:rFonts w:ascii="Calibri" w:eastAsia="Calibri" w:hAnsi="Calibri" w:cs="Calibri"/>
                <w:sz w:val="20"/>
                <w:szCs w:val="20"/>
              </w:rPr>
              <w:t>Numeric</w:t>
            </w:r>
          </w:p>
        </w:tc>
        <w:tc>
          <w:tcPr>
            <w:tcW w:w="6745" w:type="dxa"/>
            <w:tcMar>
              <w:left w:w="105" w:type="dxa"/>
              <w:right w:w="105" w:type="dxa"/>
            </w:tcMar>
            <w:vAlign w:val="center"/>
          </w:tcPr>
          <w:p w14:paraId="5695B274" w14:textId="05EBC0E3" w:rsidR="7CB96C9F" w:rsidRPr="00213ADF" w:rsidRDefault="7CB96C9F" w:rsidP="7CB96C9F">
            <w:pPr>
              <w:spacing w:line="259" w:lineRule="auto"/>
              <w:rPr>
                <w:rFonts w:ascii="Calibri" w:eastAsia="Calibri" w:hAnsi="Calibri" w:cs="Calibri"/>
                <w:sz w:val="20"/>
                <w:szCs w:val="20"/>
              </w:rPr>
            </w:pPr>
            <w:r w:rsidRPr="00213ADF">
              <w:rPr>
                <w:rFonts w:ascii="Calibri" w:eastAsia="Calibri" w:hAnsi="Calibri" w:cs="Calibri"/>
                <w:sz w:val="20"/>
                <w:szCs w:val="20"/>
              </w:rPr>
              <w:t>The number of people that ranked the movie</w:t>
            </w:r>
          </w:p>
        </w:tc>
      </w:tr>
      <w:tr w:rsidR="7CB96C9F" w:rsidRPr="00213ADF" w14:paraId="2FB0F68F" w14:textId="77777777" w:rsidTr="1EDEFE8C">
        <w:trPr>
          <w:trHeight w:val="300"/>
        </w:trPr>
        <w:tc>
          <w:tcPr>
            <w:tcW w:w="1635" w:type="dxa"/>
            <w:tcMar>
              <w:left w:w="105" w:type="dxa"/>
              <w:right w:w="105" w:type="dxa"/>
            </w:tcMar>
            <w:vAlign w:val="center"/>
          </w:tcPr>
          <w:p w14:paraId="118A9803" w14:textId="7A6FBD95" w:rsidR="7CB96C9F" w:rsidRPr="00213ADF" w:rsidRDefault="7CB96C9F" w:rsidP="7CB96C9F">
            <w:pPr>
              <w:spacing w:line="259" w:lineRule="auto"/>
              <w:rPr>
                <w:rFonts w:ascii="Calibri" w:eastAsia="Calibri" w:hAnsi="Calibri" w:cs="Calibri"/>
                <w:sz w:val="20"/>
                <w:szCs w:val="20"/>
              </w:rPr>
            </w:pPr>
            <w:r w:rsidRPr="00213ADF">
              <w:rPr>
                <w:rFonts w:ascii="Calibri" w:eastAsia="Calibri" w:hAnsi="Calibri" w:cs="Calibri"/>
                <w:sz w:val="20"/>
                <w:szCs w:val="20"/>
              </w:rPr>
              <w:t>BoxOffice</w:t>
            </w:r>
          </w:p>
        </w:tc>
        <w:tc>
          <w:tcPr>
            <w:tcW w:w="1080" w:type="dxa"/>
            <w:tcMar>
              <w:left w:w="105" w:type="dxa"/>
              <w:right w:w="105" w:type="dxa"/>
            </w:tcMar>
            <w:vAlign w:val="center"/>
          </w:tcPr>
          <w:p w14:paraId="7B8100AD" w14:textId="51750296" w:rsidR="7CB96C9F" w:rsidRPr="00213ADF" w:rsidRDefault="7CB96C9F" w:rsidP="7CB96C9F">
            <w:pPr>
              <w:spacing w:line="259" w:lineRule="auto"/>
              <w:rPr>
                <w:rFonts w:ascii="Calibri" w:eastAsia="Calibri" w:hAnsi="Calibri" w:cs="Calibri"/>
                <w:sz w:val="20"/>
                <w:szCs w:val="20"/>
              </w:rPr>
            </w:pPr>
            <w:r w:rsidRPr="00213ADF">
              <w:rPr>
                <w:rFonts w:ascii="Calibri" w:eastAsia="Calibri" w:hAnsi="Calibri" w:cs="Calibri"/>
                <w:sz w:val="20"/>
                <w:szCs w:val="20"/>
              </w:rPr>
              <w:t xml:space="preserve">Numeric </w:t>
            </w:r>
          </w:p>
        </w:tc>
        <w:tc>
          <w:tcPr>
            <w:tcW w:w="6745" w:type="dxa"/>
            <w:tcMar>
              <w:left w:w="105" w:type="dxa"/>
              <w:right w:w="105" w:type="dxa"/>
            </w:tcMar>
            <w:vAlign w:val="center"/>
          </w:tcPr>
          <w:p w14:paraId="53AB6241" w14:textId="7EF2EB0F" w:rsidR="7CB96C9F" w:rsidRPr="00213ADF" w:rsidRDefault="7CB96C9F" w:rsidP="7CB96C9F">
            <w:pPr>
              <w:spacing w:line="259" w:lineRule="auto"/>
              <w:rPr>
                <w:rFonts w:ascii="Calibri" w:eastAsia="Calibri" w:hAnsi="Calibri" w:cs="Calibri"/>
                <w:sz w:val="20"/>
                <w:szCs w:val="20"/>
              </w:rPr>
            </w:pPr>
            <w:r w:rsidRPr="00213ADF">
              <w:rPr>
                <w:rFonts w:ascii="Calibri" w:eastAsia="Calibri" w:hAnsi="Calibri" w:cs="Calibri"/>
                <w:sz w:val="20"/>
                <w:szCs w:val="20"/>
              </w:rPr>
              <w:t xml:space="preserve">The Box office Revenue ($) if listed </w:t>
            </w:r>
          </w:p>
        </w:tc>
      </w:tr>
      <w:tr w:rsidR="7CB96C9F" w:rsidRPr="00213ADF" w14:paraId="7CF283D7" w14:textId="77777777" w:rsidTr="1EDEFE8C">
        <w:trPr>
          <w:trHeight w:val="300"/>
        </w:trPr>
        <w:tc>
          <w:tcPr>
            <w:tcW w:w="1635" w:type="dxa"/>
            <w:tcMar>
              <w:left w:w="105" w:type="dxa"/>
              <w:right w:w="105" w:type="dxa"/>
            </w:tcMar>
            <w:vAlign w:val="center"/>
          </w:tcPr>
          <w:p w14:paraId="501371F0" w14:textId="64A4F13B" w:rsidR="7CB96C9F" w:rsidRPr="00213ADF" w:rsidRDefault="7CB96C9F" w:rsidP="7CB96C9F">
            <w:pPr>
              <w:spacing w:line="259" w:lineRule="auto"/>
              <w:rPr>
                <w:rFonts w:ascii="Calibri" w:eastAsia="Calibri" w:hAnsi="Calibri" w:cs="Calibri"/>
                <w:sz w:val="20"/>
                <w:szCs w:val="20"/>
              </w:rPr>
            </w:pPr>
            <w:r w:rsidRPr="00213ADF">
              <w:rPr>
                <w:rFonts w:ascii="Calibri" w:eastAsia="Calibri" w:hAnsi="Calibri" w:cs="Calibri"/>
                <w:sz w:val="20"/>
                <w:szCs w:val="20"/>
              </w:rPr>
              <w:t>Production</w:t>
            </w:r>
          </w:p>
        </w:tc>
        <w:tc>
          <w:tcPr>
            <w:tcW w:w="1080" w:type="dxa"/>
            <w:tcMar>
              <w:left w:w="105" w:type="dxa"/>
              <w:right w:w="105" w:type="dxa"/>
            </w:tcMar>
            <w:vAlign w:val="center"/>
          </w:tcPr>
          <w:p w14:paraId="375A1CF4" w14:textId="3FD4957B" w:rsidR="7CB96C9F" w:rsidRPr="00213ADF" w:rsidRDefault="7CB96C9F" w:rsidP="7CB96C9F">
            <w:pPr>
              <w:spacing w:line="259" w:lineRule="auto"/>
              <w:rPr>
                <w:rFonts w:ascii="Calibri" w:eastAsia="Calibri" w:hAnsi="Calibri" w:cs="Calibri"/>
                <w:sz w:val="20"/>
                <w:szCs w:val="20"/>
              </w:rPr>
            </w:pPr>
            <w:r w:rsidRPr="00213ADF">
              <w:rPr>
                <w:rFonts w:ascii="Calibri" w:eastAsia="Calibri" w:hAnsi="Calibri" w:cs="Calibri"/>
                <w:sz w:val="20"/>
                <w:szCs w:val="20"/>
              </w:rPr>
              <w:t>Text</w:t>
            </w:r>
          </w:p>
        </w:tc>
        <w:tc>
          <w:tcPr>
            <w:tcW w:w="6745" w:type="dxa"/>
            <w:tcMar>
              <w:left w:w="105" w:type="dxa"/>
              <w:right w:w="105" w:type="dxa"/>
            </w:tcMar>
            <w:vAlign w:val="center"/>
          </w:tcPr>
          <w:p w14:paraId="612BBE68" w14:textId="7303D46F" w:rsidR="7CB96C9F" w:rsidRPr="00213ADF" w:rsidRDefault="7CB96C9F" w:rsidP="7CB96C9F">
            <w:pPr>
              <w:spacing w:line="259" w:lineRule="auto"/>
              <w:rPr>
                <w:rFonts w:ascii="Calibri" w:eastAsia="Calibri" w:hAnsi="Calibri" w:cs="Calibri"/>
                <w:sz w:val="20"/>
                <w:szCs w:val="20"/>
              </w:rPr>
            </w:pPr>
            <w:r w:rsidRPr="00213ADF">
              <w:rPr>
                <w:rFonts w:ascii="Calibri" w:eastAsia="Calibri" w:hAnsi="Calibri" w:cs="Calibri"/>
                <w:sz w:val="20"/>
                <w:szCs w:val="20"/>
              </w:rPr>
              <w:t>The name of the production company</w:t>
            </w:r>
          </w:p>
        </w:tc>
      </w:tr>
    </w:tbl>
    <w:p w14:paraId="57E2449D" w14:textId="7FECF1F3" w:rsidR="0003051E" w:rsidRPr="00213ADF" w:rsidRDefault="0003051E" w:rsidP="7CB96C9F">
      <w:pPr>
        <w:rPr>
          <w:rFonts w:ascii="Calibri" w:eastAsia="Calibri" w:hAnsi="Calibri" w:cs="Calibri"/>
          <w:color w:val="FF0000"/>
          <w:sz w:val="20"/>
          <w:szCs w:val="20"/>
        </w:rPr>
      </w:pPr>
    </w:p>
    <w:p w14:paraId="0AA59EB5" w14:textId="5E9D5C52" w:rsidR="00E03BBB" w:rsidRPr="008C6D16" w:rsidRDefault="61C4DDAC" w:rsidP="1EDEFE8C">
      <w:pPr>
        <w:rPr>
          <w:rFonts w:ascii="Calibri" w:eastAsia="Calibri" w:hAnsi="Calibri" w:cs="Calibri"/>
        </w:rPr>
      </w:pPr>
      <w:r w:rsidRPr="008C6D16">
        <w:rPr>
          <w:rFonts w:ascii="Calibri" w:eastAsia="Calibri" w:hAnsi="Calibri" w:cs="Calibri"/>
        </w:rPr>
        <w:lastRenderedPageBreak/>
        <w:t xml:space="preserve">The primary entity in the database is </w:t>
      </w:r>
      <w:r w:rsidR="5B4C589B" w:rsidRPr="008C6D16">
        <w:rPr>
          <w:rFonts w:ascii="Calibri" w:eastAsia="Calibri" w:hAnsi="Calibri" w:cs="Calibri"/>
        </w:rPr>
        <w:t>MOVIES</w:t>
      </w:r>
      <w:r w:rsidRPr="008C6D16">
        <w:rPr>
          <w:rFonts w:ascii="Calibri" w:eastAsia="Calibri" w:hAnsi="Calibri" w:cs="Calibri"/>
        </w:rPr>
        <w:t xml:space="preserve">, which is identified by </w:t>
      </w:r>
      <w:r w:rsidR="1618E246" w:rsidRPr="008C6D16">
        <w:rPr>
          <w:rFonts w:ascii="Calibri" w:eastAsia="Calibri" w:hAnsi="Calibri" w:cs="Calibri"/>
        </w:rPr>
        <w:t>Movi</w:t>
      </w:r>
      <w:r w:rsidRPr="008C6D16">
        <w:rPr>
          <w:rFonts w:ascii="Calibri" w:eastAsia="Calibri" w:hAnsi="Calibri" w:cs="Calibri"/>
        </w:rPr>
        <w:t>e</w:t>
      </w:r>
      <w:r w:rsidR="6D1530BB" w:rsidRPr="008C6D16">
        <w:rPr>
          <w:rFonts w:ascii="Calibri" w:eastAsia="Calibri" w:hAnsi="Calibri" w:cs="Calibri"/>
        </w:rPr>
        <w:t xml:space="preserve"> </w:t>
      </w:r>
      <w:r w:rsidRPr="008C6D16">
        <w:rPr>
          <w:rFonts w:ascii="Calibri" w:eastAsia="Calibri" w:hAnsi="Calibri" w:cs="Calibri"/>
        </w:rPr>
        <w:t>ID. Except</w:t>
      </w:r>
      <w:r w:rsidR="60732627" w:rsidRPr="008C6D16">
        <w:rPr>
          <w:rFonts w:ascii="Calibri" w:eastAsia="Calibri" w:hAnsi="Calibri" w:cs="Calibri"/>
        </w:rPr>
        <w:t xml:space="preserve"> </w:t>
      </w:r>
      <w:r w:rsidRPr="008C6D16">
        <w:rPr>
          <w:rFonts w:ascii="Calibri" w:eastAsia="Calibri" w:hAnsi="Calibri" w:cs="Calibri"/>
        </w:rPr>
        <w:t xml:space="preserve">for </w:t>
      </w:r>
      <w:r w:rsidR="2826A513" w:rsidRPr="008C6D16">
        <w:rPr>
          <w:rFonts w:ascii="Calibri" w:eastAsia="Calibri" w:hAnsi="Calibri" w:cs="Calibri"/>
        </w:rPr>
        <w:t>Released</w:t>
      </w:r>
      <w:r w:rsidR="0ABD2117" w:rsidRPr="008C6D16">
        <w:rPr>
          <w:rFonts w:ascii="Calibri" w:eastAsia="Calibri" w:hAnsi="Calibri" w:cs="Calibri"/>
        </w:rPr>
        <w:t xml:space="preserve"> </w:t>
      </w:r>
      <w:r w:rsidR="2826A513" w:rsidRPr="008C6D16">
        <w:rPr>
          <w:rFonts w:ascii="Calibri" w:eastAsia="Calibri" w:hAnsi="Calibri" w:cs="Calibri"/>
        </w:rPr>
        <w:t>Date, Meta Score Box Office</w:t>
      </w:r>
      <w:r w:rsidRPr="008C6D16">
        <w:rPr>
          <w:rFonts w:ascii="Calibri" w:eastAsia="Calibri" w:hAnsi="Calibri" w:cs="Calibri"/>
        </w:rPr>
        <w:t xml:space="preserve">, the attributes are </w:t>
      </w:r>
      <w:r w:rsidR="46B19200" w:rsidRPr="008C6D16">
        <w:rPr>
          <w:rFonts w:ascii="Calibri" w:eastAsia="Calibri" w:hAnsi="Calibri" w:cs="Calibri"/>
        </w:rPr>
        <w:t>mandatory.</w:t>
      </w:r>
      <w:r w:rsidRPr="008C6D16">
        <w:rPr>
          <w:rFonts w:ascii="Calibri" w:eastAsia="Calibri" w:hAnsi="Calibri" w:cs="Calibri"/>
        </w:rPr>
        <w:t xml:space="preserve"> The raw data contains many multivalued</w:t>
      </w:r>
      <w:r w:rsidR="296A692F" w:rsidRPr="008C6D16">
        <w:rPr>
          <w:rFonts w:ascii="Calibri" w:eastAsia="Calibri" w:hAnsi="Calibri" w:cs="Calibri"/>
        </w:rPr>
        <w:t xml:space="preserve"> </w:t>
      </w:r>
      <w:r w:rsidRPr="008C6D16">
        <w:rPr>
          <w:rFonts w:ascii="Calibri" w:eastAsia="Calibri" w:hAnsi="Calibri" w:cs="Calibri"/>
        </w:rPr>
        <w:t xml:space="preserve">attributes that will </w:t>
      </w:r>
      <w:r w:rsidR="19B43CD4" w:rsidRPr="008C6D16">
        <w:rPr>
          <w:rFonts w:ascii="Calibri" w:eastAsia="Calibri" w:hAnsi="Calibri" w:cs="Calibri"/>
        </w:rPr>
        <w:t>have</w:t>
      </w:r>
      <w:r w:rsidRPr="008C6D16">
        <w:rPr>
          <w:rFonts w:ascii="Calibri" w:eastAsia="Calibri" w:hAnsi="Calibri" w:cs="Calibri"/>
        </w:rPr>
        <w:t xml:space="preserve"> resolved as new tables and transposed. In the conceptual model, </w:t>
      </w:r>
      <w:r w:rsidR="3F733522" w:rsidRPr="008C6D16">
        <w:rPr>
          <w:rFonts w:ascii="Calibri" w:eastAsia="Calibri" w:hAnsi="Calibri" w:cs="Calibri"/>
        </w:rPr>
        <w:t>we</w:t>
      </w:r>
      <w:r w:rsidRPr="008C6D16">
        <w:rPr>
          <w:rFonts w:ascii="Calibri" w:eastAsia="Calibri" w:hAnsi="Calibri" w:cs="Calibri"/>
        </w:rPr>
        <w:t xml:space="preserve"> have represented some of these attributes as weak entities because they have only partial identifiers. </w:t>
      </w:r>
      <w:r w:rsidR="02DA216F" w:rsidRPr="008C6D16">
        <w:rPr>
          <w:rFonts w:ascii="Calibri" w:eastAsia="Calibri" w:hAnsi="Calibri" w:cs="Calibri"/>
        </w:rPr>
        <w:t>For example,</w:t>
      </w:r>
      <w:r w:rsidR="2E7A6E92" w:rsidRPr="008C6D16">
        <w:rPr>
          <w:rFonts w:ascii="Calibri" w:eastAsia="Calibri" w:hAnsi="Calibri" w:cs="Calibri"/>
        </w:rPr>
        <w:t xml:space="preserve"> </w:t>
      </w:r>
      <w:r w:rsidR="02DA216F" w:rsidRPr="008C6D16">
        <w:rPr>
          <w:rFonts w:ascii="Calibri" w:eastAsia="Calibri" w:hAnsi="Calibri" w:cs="Calibri"/>
        </w:rPr>
        <w:t>many actors or directors can be in the cast of multiple movies. Or a production compa</w:t>
      </w:r>
      <w:r w:rsidR="06D4D47E" w:rsidRPr="008C6D16">
        <w:rPr>
          <w:rFonts w:ascii="Calibri" w:eastAsia="Calibri" w:hAnsi="Calibri" w:cs="Calibri"/>
        </w:rPr>
        <w:t>n</w:t>
      </w:r>
      <w:r w:rsidR="02DA216F" w:rsidRPr="008C6D16">
        <w:rPr>
          <w:rFonts w:ascii="Calibri" w:eastAsia="Calibri" w:hAnsi="Calibri" w:cs="Calibri"/>
        </w:rPr>
        <w:t xml:space="preserve">y will have filmed multiple movies. </w:t>
      </w:r>
    </w:p>
    <w:p w14:paraId="311A1DA8" w14:textId="7ECECBF5" w:rsidR="1990C84E" w:rsidRPr="00213ADF" w:rsidRDefault="1990C84E" w:rsidP="1990C84E">
      <w:pPr>
        <w:rPr>
          <w:rFonts w:ascii="Calibri" w:eastAsia="Calibri" w:hAnsi="Calibri" w:cs="Calibri"/>
          <w:b/>
          <w:bCs/>
          <w:sz w:val="20"/>
          <w:szCs w:val="20"/>
        </w:rPr>
      </w:pPr>
    </w:p>
    <w:p w14:paraId="6309EEAD" w14:textId="0F96EDC5" w:rsidR="00E03BBB" w:rsidRPr="008C6D16" w:rsidRDefault="61C4DDAC" w:rsidP="1C35E1FF">
      <w:pPr>
        <w:rPr>
          <w:rFonts w:ascii="Calibri" w:eastAsia="Calibri" w:hAnsi="Calibri" w:cs="Calibri"/>
          <w:b/>
          <w:bCs/>
        </w:rPr>
      </w:pPr>
      <w:r w:rsidRPr="008C6D16">
        <w:rPr>
          <w:rFonts w:ascii="Calibri" w:eastAsia="Calibri" w:hAnsi="Calibri" w:cs="Calibri"/>
          <w:b/>
        </w:rPr>
        <w:t>Figure 1</w:t>
      </w:r>
      <w:r w:rsidR="6A337C00" w:rsidRPr="008C6D16">
        <w:rPr>
          <w:rFonts w:ascii="Calibri" w:eastAsia="Calibri" w:hAnsi="Calibri" w:cs="Calibri"/>
          <w:b/>
          <w:bCs/>
        </w:rPr>
        <w:t>:</w:t>
      </w:r>
      <w:r w:rsidRPr="008C6D16">
        <w:rPr>
          <w:rFonts w:ascii="Calibri" w:eastAsia="Calibri" w:hAnsi="Calibri" w:cs="Calibri"/>
          <w:b/>
        </w:rPr>
        <w:t xml:space="preserve"> ERD</w:t>
      </w:r>
    </w:p>
    <w:p w14:paraId="6C1C1A5E" w14:textId="06D36C0B" w:rsidR="1C79342F" w:rsidRPr="00213ADF" w:rsidRDefault="4AF6793F" w:rsidP="465B0C37">
      <w:pPr>
        <w:rPr>
          <w:rFonts w:ascii="Calibri" w:eastAsia="Calibri" w:hAnsi="Calibri" w:cs="Calibri"/>
          <w:b/>
          <w:sz w:val="20"/>
          <w:szCs w:val="20"/>
        </w:rPr>
      </w:pPr>
      <w:r w:rsidRPr="00213ADF">
        <w:rPr>
          <w:noProof/>
          <w:sz w:val="20"/>
          <w:szCs w:val="20"/>
        </w:rPr>
        <w:drawing>
          <wp:inline distT="0" distB="0" distL="0" distR="0" wp14:anchorId="45D63832" wp14:editId="03913F9F">
            <wp:extent cx="5847174" cy="2740863"/>
            <wp:effectExtent l="0" t="0" r="0" b="0"/>
            <wp:docPr id="651950164" name="Picture 651950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950164"/>
                    <pic:cNvPicPr/>
                  </pic:nvPicPr>
                  <pic:blipFill>
                    <a:blip r:embed="rId8">
                      <a:extLst>
                        <a:ext uri="{28A0092B-C50C-407E-A947-70E740481C1C}">
                          <a14:useLocalDpi xmlns:a14="http://schemas.microsoft.com/office/drawing/2010/main" val="0"/>
                        </a:ext>
                      </a:extLst>
                    </a:blip>
                    <a:stretch>
                      <a:fillRect/>
                    </a:stretch>
                  </pic:blipFill>
                  <pic:spPr>
                    <a:xfrm>
                      <a:off x="0" y="0"/>
                      <a:ext cx="5847174" cy="2740863"/>
                    </a:xfrm>
                    <a:prstGeom prst="rect">
                      <a:avLst/>
                    </a:prstGeom>
                  </pic:spPr>
                </pic:pic>
              </a:graphicData>
            </a:graphic>
          </wp:inline>
        </w:drawing>
      </w:r>
    </w:p>
    <w:p w14:paraId="15183227" w14:textId="574730D0" w:rsidR="2E7DDC95" w:rsidRPr="00213ADF" w:rsidRDefault="2E7DDC95" w:rsidP="03913F9F">
      <w:pPr>
        <w:jc w:val="center"/>
        <w:rPr>
          <w:rFonts w:ascii="Calibri" w:eastAsia="Calibri" w:hAnsi="Calibri" w:cs="Calibri"/>
          <w:i/>
          <w:iCs/>
          <w:sz w:val="20"/>
          <w:szCs w:val="20"/>
        </w:rPr>
      </w:pPr>
      <w:r w:rsidRPr="00213ADF">
        <w:rPr>
          <w:rFonts w:ascii="Calibri" w:eastAsia="Calibri" w:hAnsi="Calibri" w:cs="Calibri"/>
          <w:i/>
          <w:iCs/>
          <w:sz w:val="20"/>
          <w:szCs w:val="20"/>
        </w:rPr>
        <w:t xml:space="preserve">Figure 1: Entity Relationship Diagram </w:t>
      </w:r>
    </w:p>
    <w:p w14:paraId="6396F5FA" w14:textId="724A5E62" w:rsidR="008F3EE4" w:rsidRPr="008C6D16" w:rsidRDefault="64CBAF7C" w:rsidP="4C741E7D">
      <w:pPr>
        <w:rPr>
          <w:rFonts w:ascii="Calibri" w:eastAsia="Calibri" w:hAnsi="Calibri" w:cs="Calibri"/>
          <w:color w:val="000000" w:themeColor="text1"/>
        </w:rPr>
      </w:pPr>
      <w:r w:rsidRPr="4C741E7D">
        <w:rPr>
          <w:rFonts w:ascii="Calibri" w:eastAsia="Calibri" w:hAnsi="Calibri" w:cs="Calibri"/>
          <w:color w:val="000000" w:themeColor="text1"/>
        </w:rPr>
        <w:t>Based on the data we have received from Kaggle, we have created an Entity Relationship Diagram with two entities.</w:t>
      </w:r>
      <w:r w:rsidR="65CDB732" w:rsidRPr="4C741E7D">
        <w:rPr>
          <w:rFonts w:ascii="Calibri" w:eastAsia="Calibri" w:hAnsi="Calibri" w:cs="Calibri"/>
          <w:color w:val="000000" w:themeColor="text1"/>
        </w:rPr>
        <w:t xml:space="preserve"> </w:t>
      </w:r>
      <w:r w:rsidR="00F400A6" w:rsidRPr="4C741E7D">
        <w:rPr>
          <w:rFonts w:ascii="Calibri" w:eastAsia="Calibri" w:hAnsi="Calibri" w:cs="Calibri"/>
          <w:color w:val="000000" w:themeColor="text1"/>
        </w:rPr>
        <w:t>The primary entity in the database is MOVIES, with the unique identifier MovieID</w:t>
      </w:r>
      <w:r w:rsidR="00044AA4" w:rsidRPr="4C741E7D">
        <w:rPr>
          <w:rFonts w:ascii="Calibri" w:eastAsia="Calibri" w:hAnsi="Calibri" w:cs="Calibri"/>
          <w:color w:val="000000" w:themeColor="text1"/>
        </w:rPr>
        <w:t xml:space="preserve">. Most of the attributes in MOVIE are required except for ReleasedDate, Meta Score, and Box Office </w:t>
      </w:r>
      <w:r w:rsidR="00690DDE" w:rsidRPr="4C741E7D">
        <w:rPr>
          <w:rFonts w:ascii="Calibri" w:eastAsia="Calibri" w:hAnsi="Calibri" w:cs="Calibri"/>
          <w:color w:val="000000" w:themeColor="text1"/>
        </w:rPr>
        <w:t xml:space="preserve">which are indicated with no bolding. Additionally, the data contained </w:t>
      </w:r>
      <w:r w:rsidR="00682529" w:rsidRPr="4C741E7D">
        <w:rPr>
          <w:rFonts w:ascii="Calibri" w:eastAsia="Calibri" w:hAnsi="Calibri" w:cs="Calibri"/>
          <w:color w:val="000000" w:themeColor="text1"/>
        </w:rPr>
        <w:t xml:space="preserve">many multivalued attributes which will be created into their own tables in the graphical </w:t>
      </w:r>
      <w:r w:rsidR="007958E8" w:rsidRPr="4C741E7D">
        <w:rPr>
          <w:rFonts w:ascii="Calibri" w:eastAsia="Calibri" w:hAnsi="Calibri" w:cs="Calibri"/>
          <w:color w:val="000000" w:themeColor="text1"/>
        </w:rPr>
        <w:t xml:space="preserve">relational schema. The MOVIE entity is connected to the PEOPLE entity </w:t>
      </w:r>
      <w:r w:rsidR="00A55787" w:rsidRPr="4C741E7D">
        <w:rPr>
          <w:rFonts w:ascii="Calibri" w:eastAsia="Calibri" w:hAnsi="Calibri" w:cs="Calibri"/>
          <w:color w:val="000000" w:themeColor="text1"/>
        </w:rPr>
        <w:t>which represents the actor</w:t>
      </w:r>
      <w:r w:rsidR="00C37294" w:rsidRPr="4C741E7D">
        <w:rPr>
          <w:rFonts w:ascii="Calibri" w:eastAsia="Calibri" w:hAnsi="Calibri" w:cs="Calibri"/>
          <w:color w:val="000000" w:themeColor="text1"/>
        </w:rPr>
        <w:t>’</w:t>
      </w:r>
      <w:r w:rsidR="00A55787" w:rsidRPr="4C741E7D">
        <w:rPr>
          <w:rFonts w:ascii="Calibri" w:eastAsia="Calibri" w:hAnsi="Calibri" w:cs="Calibri"/>
          <w:color w:val="000000" w:themeColor="text1"/>
        </w:rPr>
        <w:t xml:space="preserve">s and </w:t>
      </w:r>
      <w:r w:rsidR="00814F53" w:rsidRPr="4C741E7D">
        <w:rPr>
          <w:rFonts w:ascii="Calibri" w:eastAsia="Calibri" w:hAnsi="Calibri" w:cs="Calibri"/>
          <w:color w:val="000000" w:themeColor="text1"/>
        </w:rPr>
        <w:t>directors’</w:t>
      </w:r>
      <w:r w:rsidR="00A55787" w:rsidRPr="4C741E7D">
        <w:rPr>
          <w:rFonts w:ascii="Calibri" w:eastAsia="Calibri" w:hAnsi="Calibri" w:cs="Calibri"/>
          <w:color w:val="000000" w:themeColor="text1"/>
        </w:rPr>
        <w:t xml:space="preserve"> part of the data</w:t>
      </w:r>
      <w:r w:rsidR="00393C75" w:rsidRPr="4C741E7D">
        <w:rPr>
          <w:rFonts w:ascii="Calibri" w:eastAsia="Calibri" w:hAnsi="Calibri" w:cs="Calibri"/>
          <w:color w:val="000000" w:themeColor="text1"/>
        </w:rPr>
        <w:t>. This is</w:t>
      </w:r>
      <w:r w:rsidR="006C06FD" w:rsidRPr="4C741E7D">
        <w:rPr>
          <w:rFonts w:ascii="Calibri" w:eastAsia="Calibri" w:hAnsi="Calibri" w:cs="Calibri"/>
          <w:color w:val="000000" w:themeColor="text1"/>
        </w:rPr>
        <w:t xml:space="preserve"> a separate entity</w:t>
      </w:r>
      <w:r w:rsidR="00393C75" w:rsidRPr="4C741E7D">
        <w:rPr>
          <w:rFonts w:ascii="Calibri" w:eastAsia="Calibri" w:hAnsi="Calibri" w:cs="Calibri"/>
          <w:color w:val="000000" w:themeColor="text1"/>
        </w:rPr>
        <w:t xml:space="preserve"> </w:t>
      </w:r>
      <w:r w:rsidR="00ED240D" w:rsidRPr="4C741E7D">
        <w:rPr>
          <w:rFonts w:ascii="Calibri" w:eastAsia="Calibri" w:hAnsi="Calibri" w:cs="Calibri"/>
          <w:color w:val="000000" w:themeColor="text1"/>
        </w:rPr>
        <w:t>because</w:t>
      </w:r>
      <w:r w:rsidR="00393C75" w:rsidRPr="4C741E7D">
        <w:rPr>
          <w:rFonts w:ascii="Calibri" w:eastAsia="Calibri" w:hAnsi="Calibri" w:cs="Calibri"/>
          <w:color w:val="000000" w:themeColor="text1"/>
        </w:rPr>
        <w:t xml:space="preserve"> a director </w:t>
      </w:r>
      <w:r w:rsidR="007F5545" w:rsidRPr="4C741E7D">
        <w:rPr>
          <w:rFonts w:ascii="Calibri" w:eastAsia="Calibri" w:hAnsi="Calibri" w:cs="Calibri"/>
          <w:color w:val="000000" w:themeColor="text1"/>
        </w:rPr>
        <w:t xml:space="preserve">and actor role could be the same person within a single movie </w:t>
      </w:r>
      <w:r w:rsidR="00B52AB3" w:rsidRPr="4C741E7D">
        <w:rPr>
          <w:rFonts w:ascii="Calibri" w:eastAsia="Calibri" w:hAnsi="Calibri" w:cs="Calibri"/>
          <w:color w:val="000000" w:themeColor="text1"/>
        </w:rPr>
        <w:t xml:space="preserve">but would need to be defined clearly by stating one or both positions within the movie. </w:t>
      </w:r>
      <w:r w:rsidR="00DC24AD" w:rsidRPr="4C741E7D">
        <w:rPr>
          <w:rFonts w:ascii="Calibri" w:eastAsia="Calibri" w:hAnsi="Calibri" w:cs="Calibri"/>
          <w:color w:val="000000" w:themeColor="text1"/>
        </w:rPr>
        <w:t xml:space="preserve">The two entities are connected with a </w:t>
      </w:r>
      <w:r w:rsidR="001E316A" w:rsidRPr="4C741E7D">
        <w:rPr>
          <w:rFonts w:ascii="Calibri" w:eastAsia="Calibri" w:hAnsi="Calibri" w:cs="Calibri"/>
          <w:color w:val="000000" w:themeColor="text1"/>
        </w:rPr>
        <w:t>mandatory one or many on both ends</w:t>
      </w:r>
      <w:r w:rsidR="00814F53" w:rsidRPr="4C741E7D">
        <w:rPr>
          <w:rFonts w:ascii="Calibri" w:eastAsia="Calibri" w:hAnsi="Calibri" w:cs="Calibri"/>
          <w:color w:val="000000" w:themeColor="text1"/>
        </w:rPr>
        <w:t>. However,</w:t>
      </w:r>
      <w:r w:rsidR="001E316A" w:rsidRPr="4C741E7D">
        <w:rPr>
          <w:rFonts w:ascii="Calibri" w:eastAsia="Calibri" w:hAnsi="Calibri" w:cs="Calibri"/>
          <w:color w:val="000000" w:themeColor="text1"/>
        </w:rPr>
        <w:t xml:space="preserve"> there is a </w:t>
      </w:r>
      <w:r w:rsidR="00814F53" w:rsidRPr="4C741E7D">
        <w:rPr>
          <w:rFonts w:ascii="Calibri" w:eastAsia="Calibri" w:hAnsi="Calibri" w:cs="Calibri"/>
          <w:color w:val="000000" w:themeColor="text1"/>
        </w:rPr>
        <w:t>min</w:t>
      </w:r>
      <w:r w:rsidR="000E4A7D" w:rsidRPr="4C741E7D">
        <w:rPr>
          <w:rFonts w:ascii="Calibri" w:eastAsia="Calibri" w:hAnsi="Calibri" w:cs="Calibri"/>
          <w:color w:val="000000" w:themeColor="text1"/>
        </w:rPr>
        <w:t>imum of</w:t>
      </w:r>
      <w:r w:rsidR="001E316A" w:rsidRPr="4C741E7D">
        <w:rPr>
          <w:rFonts w:ascii="Calibri" w:eastAsia="Calibri" w:hAnsi="Calibri" w:cs="Calibri"/>
          <w:color w:val="000000" w:themeColor="text1"/>
        </w:rPr>
        <w:t xml:space="preserve"> 2 on the PEOPLE entity as a movie </w:t>
      </w:r>
      <w:r w:rsidR="000E4A7D" w:rsidRPr="4C741E7D">
        <w:rPr>
          <w:rFonts w:ascii="Calibri" w:eastAsia="Calibri" w:hAnsi="Calibri" w:cs="Calibri"/>
          <w:color w:val="000000" w:themeColor="text1"/>
        </w:rPr>
        <w:t xml:space="preserve">because </w:t>
      </w:r>
      <w:r w:rsidR="00957A06" w:rsidRPr="4C741E7D">
        <w:rPr>
          <w:rFonts w:ascii="Calibri" w:eastAsia="Calibri" w:hAnsi="Calibri" w:cs="Calibri"/>
          <w:color w:val="000000" w:themeColor="text1"/>
        </w:rPr>
        <w:t xml:space="preserve">there </w:t>
      </w:r>
      <w:r w:rsidR="001E316A" w:rsidRPr="4C741E7D">
        <w:rPr>
          <w:rFonts w:ascii="Calibri" w:eastAsia="Calibri" w:hAnsi="Calibri" w:cs="Calibri"/>
          <w:color w:val="000000" w:themeColor="text1"/>
        </w:rPr>
        <w:t xml:space="preserve">must </w:t>
      </w:r>
      <w:r w:rsidR="00957A06" w:rsidRPr="4C741E7D">
        <w:rPr>
          <w:rFonts w:ascii="Calibri" w:eastAsia="Calibri" w:hAnsi="Calibri" w:cs="Calibri"/>
          <w:color w:val="000000" w:themeColor="text1"/>
        </w:rPr>
        <w:t>be</w:t>
      </w:r>
      <w:r w:rsidR="001E316A" w:rsidRPr="4C741E7D">
        <w:rPr>
          <w:rFonts w:ascii="Calibri" w:eastAsia="Calibri" w:hAnsi="Calibri" w:cs="Calibri"/>
          <w:color w:val="000000" w:themeColor="text1"/>
        </w:rPr>
        <w:t xml:space="preserve"> at least one director and one actor</w:t>
      </w:r>
      <w:r w:rsidR="00814F53" w:rsidRPr="4C741E7D">
        <w:rPr>
          <w:rFonts w:ascii="Calibri" w:eastAsia="Calibri" w:hAnsi="Calibri" w:cs="Calibri"/>
          <w:color w:val="000000" w:themeColor="text1"/>
        </w:rPr>
        <w:t>,</w:t>
      </w:r>
      <w:r w:rsidR="001E316A" w:rsidRPr="4C741E7D">
        <w:rPr>
          <w:rFonts w:ascii="Calibri" w:eastAsia="Calibri" w:hAnsi="Calibri" w:cs="Calibri"/>
          <w:color w:val="000000" w:themeColor="text1"/>
        </w:rPr>
        <w:t xml:space="preserve"> </w:t>
      </w:r>
      <w:r w:rsidR="001930DC" w:rsidRPr="4C741E7D">
        <w:rPr>
          <w:rFonts w:ascii="Calibri" w:eastAsia="Calibri" w:hAnsi="Calibri" w:cs="Calibri"/>
          <w:color w:val="000000" w:themeColor="text1"/>
        </w:rPr>
        <w:t>which can be the same person with two separate roles.</w:t>
      </w:r>
      <w:r w:rsidR="00965A3A" w:rsidRPr="4C741E7D">
        <w:rPr>
          <w:rFonts w:ascii="Calibri" w:eastAsia="Calibri" w:hAnsi="Calibri" w:cs="Calibri"/>
          <w:color w:val="000000" w:themeColor="text1"/>
        </w:rPr>
        <w:t xml:space="preserve"> Figure 1 displays the ERD</w:t>
      </w:r>
      <w:r w:rsidR="001449A9" w:rsidRPr="4C741E7D">
        <w:rPr>
          <w:rFonts w:ascii="Calibri" w:eastAsia="Calibri" w:hAnsi="Calibri" w:cs="Calibri"/>
          <w:color w:val="000000" w:themeColor="text1"/>
        </w:rPr>
        <w:t xml:space="preserve"> for the data.</w:t>
      </w:r>
    </w:p>
    <w:p w14:paraId="52FCB697" w14:textId="45A46DAB" w:rsidR="4C741E7D" w:rsidRDefault="4C741E7D" w:rsidP="4C741E7D">
      <w:pPr>
        <w:rPr>
          <w:rFonts w:ascii="Calibri" w:eastAsia="Calibri" w:hAnsi="Calibri" w:cs="Calibri"/>
          <w:b/>
          <w:bCs/>
          <w:color w:val="000000" w:themeColor="text1"/>
        </w:rPr>
      </w:pPr>
    </w:p>
    <w:p w14:paraId="059EF76D" w14:textId="03752314" w:rsidR="4C741E7D" w:rsidRDefault="4C741E7D" w:rsidP="4C741E7D">
      <w:pPr>
        <w:rPr>
          <w:rFonts w:ascii="Calibri" w:eastAsia="Calibri" w:hAnsi="Calibri" w:cs="Calibri"/>
          <w:b/>
          <w:bCs/>
          <w:color w:val="000000" w:themeColor="text1"/>
        </w:rPr>
      </w:pPr>
    </w:p>
    <w:p w14:paraId="3B1DDC7F" w14:textId="5432A431" w:rsidR="4C741E7D" w:rsidRDefault="4C741E7D" w:rsidP="4C741E7D">
      <w:pPr>
        <w:rPr>
          <w:rFonts w:ascii="Calibri" w:eastAsia="Calibri" w:hAnsi="Calibri" w:cs="Calibri"/>
          <w:b/>
          <w:bCs/>
          <w:color w:val="000000" w:themeColor="text1"/>
        </w:rPr>
      </w:pPr>
    </w:p>
    <w:p w14:paraId="468BF123" w14:textId="4ED7453E" w:rsidR="4C741E7D" w:rsidRDefault="4C741E7D" w:rsidP="4C741E7D">
      <w:pPr>
        <w:rPr>
          <w:rFonts w:ascii="Calibri" w:eastAsia="Calibri" w:hAnsi="Calibri" w:cs="Calibri"/>
          <w:b/>
          <w:bCs/>
          <w:color w:val="000000" w:themeColor="text1"/>
        </w:rPr>
      </w:pPr>
    </w:p>
    <w:p w14:paraId="38DAF1AF" w14:textId="610BF6BF" w:rsidR="4C741E7D" w:rsidRDefault="4C741E7D" w:rsidP="4C741E7D">
      <w:pPr>
        <w:rPr>
          <w:rFonts w:ascii="Calibri" w:eastAsia="Calibri" w:hAnsi="Calibri" w:cs="Calibri"/>
          <w:b/>
          <w:bCs/>
          <w:color w:val="000000" w:themeColor="text1"/>
        </w:rPr>
      </w:pPr>
    </w:p>
    <w:p w14:paraId="33AA9AA0" w14:textId="1C8599B4" w:rsidR="00E03BBB" w:rsidRPr="008C6D16" w:rsidRDefault="5F3FD479" w:rsidP="1EDEFE8C">
      <w:pPr>
        <w:rPr>
          <w:color w:val="000000" w:themeColor="text1"/>
        </w:rPr>
      </w:pPr>
      <w:r w:rsidRPr="008C6D16">
        <w:rPr>
          <w:rFonts w:ascii="Calibri" w:eastAsia="Calibri" w:hAnsi="Calibri" w:cs="Calibri"/>
          <w:b/>
          <w:color w:val="000000" w:themeColor="text1"/>
        </w:rPr>
        <w:t xml:space="preserve">Figure </w:t>
      </w:r>
      <w:r w:rsidR="5449905F" w:rsidRPr="008C6D16">
        <w:rPr>
          <w:rFonts w:ascii="Calibri" w:eastAsia="Calibri" w:hAnsi="Calibri" w:cs="Calibri"/>
          <w:b/>
          <w:color w:val="000000" w:themeColor="text1"/>
        </w:rPr>
        <w:t>2</w:t>
      </w:r>
      <w:r w:rsidRPr="008C6D16">
        <w:rPr>
          <w:rFonts w:ascii="Calibri" w:eastAsia="Calibri" w:hAnsi="Calibri" w:cs="Calibri"/>
          <w:b/>
          <w:color w:val="000000" w:themeColor="text1"/>
        </w:rPr>
        <w:t>: Graphical Relational Schema</w:t>
      </w:r>
    </w:p>
    <w:p w14:paraId="258BDE6D" w14:textId="08673143" w:rsidR="00E03BBB" w:rsidRDefault="03DC199D" w:rsidP="4C741E7D">
      <w:pPr>
        <w:spacing w:line="360" w:lineRule="auto"/>
        <w:ind w:right="864"/>
        <w:jc w:val="center"/>
        <w:rPr>
          <w:rFonts w:ascii="Calibri" w:eastAsia="Calibri" w:hAnsi="Calibri" w:cs="Calibri"/>
          <w:i/>
          <w:iCs/>
        </w:rPr>
      </w:pPr>
      <w:r>
        <w:rPr>
          <w:noProof/>
        </w:rPr>
        <w:drawing>
          <wp:inline distT="0" distB="0" distL="0" distR="0" wp14:anchorId="05E08870" wp14:editId="4B36993B">
            <wp:extent cx="5947834" cy="1957829"/>
            <wp:effectExtent l="0" t="0" r="0" b="0"/>
            <wp:docPr id="685485350" name="Picture 685485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485350"/>
                    <pic:cNvPicPr/>
                  </pic:nvPicPr>
                  <pic:blipFill>
                    <a:blip r:embed="rId9">
                      <a:extLst>
                        <a:ext uri="{28A0092B-C50C-407E-A947-70E740481C1C}">
                          <a14:useLocalDpi xmlns:a14="http://schemas.microsoft.com/office/drawing/2010/main" val="0"/>
                        </a:ext>
                      </a:extLst>
                    </a:blip>
                    <a:stretch>
                      <a:fillRect/>
                    </a:stretch>
                  </pic:blipFill>
                  <pic:spPr>
                    <a:xfrm>
                      <a:off x="0" y="0"/>
                      <a:ext cx="5947834" cy="1957829"/>
                    </a:xfrm>
                    <a:prstGeom prst="rect">
                      <a:avLst/>
                    </a:prstGeom>
                  </pic:spPr>
                </pic:pic>
              </a:graphicData>
            </a:graphic>
          </wp:inline>
        </w:drawing>
      </w:r>
      <w:r w:rsidR="3F308CB8" w:rsidRPr="4C741E7D">
        <w:rPr>
          <w:rFonts w:ascii="Calibri" w:eastAsia="Calibri" w:hAnsi="Calibri" w:cs="Calibri"/>
          <w:i/>
          <w:iCs/>
        </w:rPr>
        <w:t>Figure 2: Relational Schema Diagram</w:t>
      </w:r>
    </w:p>
    <w:p w14:paraId="392E2CE1" w14:textId="1FA95575" w:rsidR="00C37294" w:rsidRPr="008C6D16" w:rsidRDefault="61C4DDAC" w:rsidP="1EDEFE8C">
      <w:r w:rsidRPr="008C6D16">
        <w:rPr>
          <w:rFonts w:ascii="Calibri" w:eastAsia="Calibri" w:hAnsi="Calibri" w:cs="Calibri"/>
          <w:color w:val="000000" w:themeColor="text1"/>
        </w:rPr>
        <w:t xml:space="preserve">Figure 2 displays the graphical relational schema of the database. </w:t>
      </w:r>
      <w:r w:rsidR="0068103F" w:rsidRPr="008C6D16">
        <w:rPr>
          <w:rFonts w:ascii="Calibri" w:eastAsia="Calibri" w:hAnsi="Calibri" w:cs="Calibri"/>
          <w:color w:val="000000" w:themeColor="text1"/>
        </w:rPr>
        <w:t xml:space="preserve">There are 6 tables </w:t>
      </w:r>
      <w:r w:rsidR="00FF17C5" w:rsidRPr="008C6D16">
        <w:rPr>
          <w:rFonts w:ascii="Calibri" w:eastAsia="Calibri" w:hAnsi="Calibri" w:cs="Calibri"/>
          <w:color w:val="000000" w:themeColor="text1"/>
        </w:rPr>
        <w:t xml:space="preserve">after resolving all the multivariable </w:t>
      </w:r>
      <w:r w:rsidR="00492830" w:rsidRPr="008C6D16">
        <w:rPr>
          <w:rFonts w:ascii="Calibri" w:eastAsia="Calibri" w:hAnsi="Calibri" w:cs="Calibri"/>
          <w:color w:val="000000" w:themeColor="text1"/>
        </w:rPr>
        <w:t xml:space="preserve">attributes. </w:t>
      </w:r>
      <w:r w:rsidRPr="008C6D16">
        <w:rPr>
          <w:rFonts w:ascii="Calibri" w:eastAsia="Calibri" w:hAnsi="Calibri" w:cs="Calibri"/>
          <w:color w:val="000000" w:themeColor="text1"/>
        </w:rPr>
        <w:t>The</w:t>
      </w:r>
      <w:r w:rsidR="3ACF6AA4" w:rsidRPr="008C6D16">
        <w:rPr>
          <w:rFonts w:ascii="Calibri" w:eastAsia="Calibri" w:hAnsi="Calibri" w:cs="Calibri"/>
          <w:color w:val="000000" w:themeColor="text1"/>
        </w:rPr>
        <w:t xml:space="preserve"> </w:t>
      </w:r>
      <w:r w:rsidR="24F0CA4C" w:rsidRPr="008C6D16">
        <w:rPr>
          <w:rFonts w:ascii="Calibri" w:eastAsia="Calibri" w:hAnsi="Calibri" w:cs="Calibri"/>
          <w:color w:val="000000" w:themeColor="text1"/>
        </w:rPr>
        <w:t>MOVIES</w:t>
      </w:r>
      <w:r w:rsidRPr="008C6D16">
        <w:rPr>
          <w:rFonts w:ascii="Calibri" w:eastAsia="Calibri" w:hAnsi="Calibri" w:cs="Calibri"/>
          <w:color w:val="000000" w:themeColor="text1"/>
        </w:rPr>
        <w:t xml:space="preserve"> table acts as the parent, and each of the child tables </w:t>
      </w:r>
      <w:r w:rsidR="006C2855" w:rsidRPr="008C6D16">
        <w:rPr>
          <w:rFonts w:ascii="Calibri" w:eastAsia="Calibri" w:hAnsi="Calibri" w:cs="Calibri"/>
          <w:color w:val="000000" w:themeColor="text1"/>
        </w:rPr>
        <w:t>connect</w:t>
      </w:r>
      <w:r w:rsidR="008716F6" w:rsidRPr="008C6D16">
        <w:rPr>
          <w:rFonts w:ascii="Calibri" w:eastAsia="Calibri" w:hAnsi="Calibri" w:cs="Calibri"/>
          <w:color w:val="000000" w:themeColor="text1"/>
        </w:rPr>
        <w:t>s to the MOVIES table via MovieID</w:t>
      </w:r>
      <w:r w:rsidRPr="008C6D16">
        <w:rPr>
          <w:rFonts w:ascii="Calibri" w:eastAsia="Calibri" w:hAnsi="Calibri" w:cs="Calibri"/>
          <w:color w:val="000000" w:themeColor="text1"/>
        </w:rPr>
        <w:t xml:space="preserve">. </w:t>
      </w:r>
      <w:r w:rsidR="008716F6" w:rsidRPr="008C6D16">
        <w:rPr>
          <w:rFonts w:ascii="Calibri" w:eastAsia="Calibri" w:hAnsi="Calibri" w:cs="Calibri"/>
          <w:color w:val="000000" w:themeColor="text1"/>
        </w:rPr>
        <w:t xml:space="preserve">MovieID may be either a primary key or </w:t>
      </w:r>
      <w:r w:rsidR="005D5EA1" w:rsidRPr="008C6D16">
        <w:rPr>
          <w:rFonts w:ascii="Calibri" w:eastAsia="Calibri" w:hAnsi="Calibri" w:cs="Calibri"/>
          <w:color w:val="000000" w:themeColor="text1"/>
        </w:rPr>
        <w:t xml:space="preserve">a </w:t>
      </w:r>
      <w:r w:rsidR="008716F6" w:rsidRPr="008C6D16">
        <w:rPr>
          <w:rFonts w:ascii="Calibri" w:eastAsia="Calibri" w:hAnsi="Calibri" w:cs="Calibri"/>
          <w:color w:val="000000" w:themeColor="text1"/>
        </w:rPr>
        <w:t>foreign key</w:t>
      </w:r>
      <w:r w:rsidR="005D5EA1" w:rsidRPr="008C6D16">
        <w:rPr>
          <w:rFonts w:ascii="Calibri" w:eastAsia="Calibri" w:hAnsi="Calibri" w:cs="Calibri"/>
          <w:color w:val="000000" w:themeColor="text1"/>
        </w:rPr>
        <w:t>,</w:t>
      </w:r>
      <w:r w:rsidR="008716F6" w:rsidRPr="008C6D16">
        <w:rPr>
          <w:rFonts w:ascii="Calibri" w:eastAsia="Calibri" w:hAnsi="Calibri" w:cs="Calibri"/>
          <w:color w:val="000000" w:themeColor="text1"/>
        </w:rPr>
        <w:t xml:space="preserve"> depending on the table. </w:t>
      </w:r>
      <w:r w:rsidR="00A94FD1" w:rsidRPr="008C6D16">
        <w:rPr>
          <w:rFonts w:ascii="Calibri" w:eastAsia="Calibri" w:hAnsi="Calibri" w:cs="Calibri"/>
          <w:color w:val="000000" w:themeColor="text1"/>
        </w:rPr>
        <w:t>The DIRECTOR and ACTOR tables have composite primary keys</w:t>
      </w:r>
      <w:r w:rsidR="009D14F9" w:rsidRPr="008C6D16">
        <w:rPr>
          <w:rFonts w:ascii="Calibri" w:eastAsia="Calibri" w:hAnsi="Calibri" w:cs="Calibri"/>
          <w:color w:val="000000" w:themeColor="text1"/>
        </w:rPr>
        <w:t xml:space="preserve"> while the rest of the tables have a single primary key</w:t>
      </w:r>
      <w:r w:rsidR="005915F3" w:rsidRPr="008C6D16">
        <w:rPr>
          <w:rFonts w:ascii="Calibri" w:eastAsia="Calibri" w:hAnsi="Calibri" w:cs="Calibri"/>
          <w:color w:val="000000" w:themeColor="text1"/>
        </w:rPr>
        <w:t>.</w:t>
      </w:r>
      <w:r w:rsidRPr="008C6D16">
        <w:br/>
      </w:r>
    </w:p>
    <w:p w14:paraId="4BDA046A" w14:textId="52D7CC87" w:rsidR="003F1F7D" w:rsidRPr="008C6D16" w:rsidRDefault="003F1F7D" w:rsidP="1EDEFE8C">
      <w:pPr>
        <w:rPr>
          <w:rFonts w:ascii="Calibri" w:eastAsia="Calibri" w:hAnsi="Calibri" w:cs="Calibri"/>
          <w:b/>
          <w:bCs/>
        </w:rPr>
      </w:pPr>
      <w:r w:rsidRPr="008C6D16">
        <w:rPr>
          <w:rFonts w:ascii="Calibri" w:eastAsia="Calibri" w:hAnsi="Calibri" w:cs="Calibri"/>
          <w:b/>
          <w:bCs/>
        </w:rPr>
        <w:t>Database Implementation</w:t>
      </w:r>
    </w:p>
    <w:p w14:paraId="62373A16" w14:textId="5C8D5CCC" w:rsidR="46B24483" w:rsidRPr="008C6D16" w:rsidRDefault="46B24483" w:rsidP="1EDEFE8C">
      <w:pPr>
        <w:rPr>
          <w:rFonts w:ascii="Calibri" w:eastAsia="Calibri" w:hAnsi="Calibri" w:cs="Calibri"/>
        </w:rPr>
      </w:pPr>
      <w:r w:rsidRPr="008C6D16">
        <w:rPr>
          <w:rFonts w:ascii="Calibri" w:eastAsia="Calibri" w:hAnsi="Calibri" w:cs="Calibri"/>
        </w:rPr>
        <w:t>To implement the database in APEX, we wrote CREATE TABLE commands for each table in the</w:t>
      </w:r>
      <w:r w:rsidRPr="008C6D16">
        <w:br/>
      </w:r>
      <w:r w:rsidRPr="008C6D16">
        <w:rPr>
          <w:rFonts w:ascii="Calibri" w:eastAsia="Calibri" w:hAnsi="Calibri" w:cs="Calibri"/>
        </w:rPr>
        <w:t>relational schema.</w:t>
      </w:r>
    </w:p>
    <w:tbl>
      <w:tblPr>
        <w:tblStyle w:val="TableGrid"/>
        <w:tblW w:w="0" w:type="auto"/>
        <w:tblLayout w:type="fixed"/>
        <w:tblLook w:val="06A0" w:firstRow="1" w:lastRow="0" w:firstColumn="1" w:lastColumn="0" w:noHBand="1" w:noVBand="1"/>
      </w:tblPr>
      <w:tblGrid>
        <w:gridCol w:w="9360"/>
      </w:tblGrid>
      <w:tr w:rsidR="7397E266" w:rsidRPr="00213ADF" w14:paraId="76915375" w14:textId="77777777" w:rsidTr="7397E266">
        <w:trPr>
          <w:trHeight w:val="300"/>
        </w:trPr>
        <w:tc>
          <w:tcPr>
            <w:tcW w:w="9360" w:type="dxa"/>
          </w:tcPr>
          <w:p w14:paraId="6E652BCD" w14:textId="06ADAAB1" w:rsidR="3E27B5C7" w:rsidRPr="00213ADF" w:rsidRDefault="3E27B5C7" w:rsidP="7397E266">
            <w:pPr>
              <w:rPr>
                <w:rFonts w:ascii="Calibri" w:eastAsia="Calibri" w:hAnsi="Calibri" w:cs="Calibri"/>
                <w:sz w:val="20"/>
                <w:szCs w:val="20"/>
              </w:rPr>
            </w:pPr>
            <w:r w:rsidRPr="00213ADF">
              <w:rPr>
                <w:rFonts w:ascii="Calibri" w:eastAsia="Calibri" w:hAnsi="Calibri" w:cs="Calibri"/>
                <w:b/>
                <w:color w:val="000000" w:themeColor="text1"/>
                <w:sz w:val="20"/>
                <w:szCs w:val="20"/>
                <w:u w:val="single"/>
              </w:rPr>
              <w:t>MOVIE</w:t>
            </w:r>
            <w:r w:rsidRPr="00213ADF">
              <w:rPr>
                <w:sz w:val="20"/>
                <w:szCs w:val="20"/>
              </w:rPr>
              <w:br/>
            </w:r>
            <w:r w:rsidRPr="00213ADF">
              <w:rPr>
                <w:rFonts w:ascii="Calibri" w:eastAsia="Calibri" w:hAnsi="Calibri" w:cs="Calibri"/>
                <w:sz w:val="20"/>
                <w:szCs w:val="20"/>
              </w:rPr>
              <w:t xml:space="preserve">As the parent table, </w:t>
            </w:r>
            <w:r w:rsidRPr="00213ADF">
              <w:rPr>
                <w:rFonts w:ascii="Calibri" w:eastAsia="Calibri" w:hAnsi="Calibri" w:cs="Calibri"/>
                <w:color w:val="000000" w:themeColor="text1"/>
                <w:sz w:val="20"/>
                <w:szCs w:val="20"/>
              </w:rPr>
              <w:t>MOVIE</w:t>
            </w:r>
            <w:r w:rsidRPr="00213ADF">
              <w:rPr>
                <w:rFonts w:ascii="Calibri" w:eastAsia="Calibri" w:hAnsi="Calibri" w:cs="Calibri"/>
                <w:b/>
                <w:color w:val="000000" w:themeColor="text1"/>
                <w:sz w:val="20"/>
                <w:szCs w:val="20"/>
              </w:rPr>
              <w:t xml:space="preserve"> </w:t>
            </w:r>
            <w:r w:rsidRPr="00213ADF">
              <w:rPr>
                <w:rFonts w:ascii="Calibri" w:eastAsia="Calibri" w:hAnsi="Calibri" w:cs="Calibri"/>
                <w:sz w:val="20"/>
                <w:szCs w:val="20"/>
              </w:rPr>
              <w:t>was created and populated first</w:t>
            </w:r>
          </w:p>
          <w:p w14:paraId="3081C448" w14:textId="77777777" w:rsidR="00C37294" w:rsidRPr="00213ADF" w:rsidRDefault="00C37294" w:rsidP="7397E266">
            <w:pPr>
              <w:rPr>
                <w:rFonts w:ascii="Calibri" w:eastAsia="Calibri" w:hAnsi="Calibri" w:cs="Calibri"/>
                <w:sz w:val="20"/>
                <w:szCs w:val="20"/>
              </w:rPr>
            </w:pPr>
          </w:p>
          <w:p w14:paraId="1DD001C5" w14:textId="58E21A6B" w:rsidR="3E27B5C7" w:rsidRPr="00213ADF" w:rsidRDefault="3E27B5C7" w:rsidP="7397E266">
            <w:pPr>
              <w:spacing w:after="80"/>
              <w:rPr>
                <w:rFonts w:ascii="Consolas" w:eastAsia="Consolas" w:hAnsi="Consolas" w:cs="Consolas"/>
                <w:sz w:val="20"/>
                <w:szCs w:val="20"/>
              </w:rPr>
            </w:pPr>
            <w:r w:rsidRPr="00213ADF">
              <w:rPr>
                <w:rFonts w:ascii="Consolas" w:eastAsia="Consolas" w:hAnsi="Consolas" w:cs="Consolas"/>
                <w:sz w:val="20"/>
                <w:szCs w:val="20"/>
              </w:rPr>
              <w:t>CREATE TABLE MOVIE (</w:t>
            </w:r>
            <w:r w:rsidRPr="00213ADF">
              <w:rPr>
                <w:sz w:val="20"/>
                <w:szCs w:val="20"/>
              </w:rPr>
              <w:tab/>
            </w:r>
          </w:p>
          <w:p w14:paraId="0B927CF3" w14:textId="73B27579" w:rsidR="3E27B5C7" w:rsidRPr="00213ADF" w:rsidRDefault="3E27B5C7" w:rsidP="7397E266">
            <w:pPr>
              <w:spacing w:after="80"/>
              <w:rPr>
                <w:rFonts w:ascii="Consolas" w:eastAsia="Consolas" w:hAnsi="Consolas" w:cs="Consolas"/>
                <w:sz w:val="20"/>
                <w:szCs w:val="20"/>
              </w:rPr>
            </w:pPr>
            <w:r w:rsidRPr="00213ADF">
              <w:rPr>
                <w:rFonts w:ascii="Consolas" w:eastAsia="Consolas" w:hAnsi="Consolas" w:cs="Consolas"/>
                <w:sz w:val="20"/>
                <w:szCs w:val="20"/>
              </w:rPr>
              <w:t xml:space="preserve">MOVIEID VARCHAR(4) NOT NULL, </w:t>
            </w:r>
          </w:p>
          <w:p w14:paraId="3A43BC5E" w14:textId="2ED59EA1" w:rsidR="3E27B5C7" w:rsidRPr="00213ADF" w:rsidRDefault="3E27B5C7" w:rsidP="7397E266">
            <w:pPr>
              <w:spacing w:after="80"/>
              <w:rPr>
                <w:rFonts w:ascii="Consolas" w:eastAsia="Consolas" w:hAnsi="Consolas" w:cs="Consolas"/>
                <w:sz w:val="20"/>
                <w:szCs w:val="20"/>
              </w:rPr>
            </w:pPr>
            <w:r w:rsidRPr="00213ADF">
              <w:rPr>
                <w:rFonts w:ascii="Consolas" w:eastAsia="Consolas" w:hAnsi="Consolas" w:cs="Consolas"/>
                <w:sz w:val="20"/>
                <w:szCs w:val="20"/>
              </w:rPr>
              <w:t xml:space="preserve">TITLE VARCHAR(50) NOT NULL, </w:t>
            </w:r>
          </w:p>
          <w:p w14:paraId="17B71DD9" w14:textId="5CD41E15" w:rsidR="3E27B5C7" w:rsidRPr="00213ADF" w:rsidRDefault="3E27B5C7" w:rsidP="7397E266">
            <w:pPr>
              <w:spacing w:after="80"/>
              <w:rPr>
                <w:rFonts w:ascii="Consolas" w:eastAsia="Consolas" w:hAnsi="Consolas" w:cs="Consolas"/>
                <w:sz w:val="20"/>
                <w:szCs w:val="20"/>
              </w:rPr>
            </w:pPr>
            <w:r w:rsidRPr="00213ADF">
              <w:rPr>
                <w:rFonts w:ascii="Consolas" w:eastAsia="Consolas" w:hAnsi="Consolas" w:cs="Consolas"/>
                <w:sz w:val="20"/>
                <w:szCs w:val="20"/>
              </w:rPr>
              <w:t xml:space="preserve">YEAR NUMBER(4) NOT NULL, </w:t>
            </w:r>
          </w:p>
          <w:p w14:paraId="73FE8A04" w14:textId="489FD8B7" w:rsidR="3E27B5C7" w:rsidRPr="00213ADF" w:rsidRDefault="3E27B5C7" w:rsidP="7397E266">
            <w:pPr>
              <w:spacing w:after="80"/>
              <w:rPr>
                <w:rFonts w:ascii="Consolas" w:eastAsia="Consolas" w:hAnsi="Consolas" w:cs="Consolas"/>
                <w:sz w:val="20"/>
                <w:szCs w:val="20"/>
              </w:rPr>
            </w:pPr>
            <w:r w:rsidRPr="00213ADF">
              <w:rPr>
                <w:rFonts w:ascii="Consolas" w:eastAsia="Consolas" w:hAnsi="Consolas" w:cs="Consolas"/>
                <w:sz w:val="20"/>
                <w:szCs w:val="20"/>
              </w:rPr>
              <w:t xml:space="preserve">RELEASED DATE NULL, </w:t>
            </w:r>
          </w:p>
          <w:p w14:paraId="3594FF51" w14:textId="3034758C" w:rsidR="3E27B5C7" w:rsidRPr="00213ADF" w:rsidRDefault="3E27B5C7" w:rsidP="7397E266">
            <w:pPr>
              <w:spacing w:after="80"/>
              <w:rPr>
                <w:rFonts w:ascii="Consolas" w:eastAsia="Consolas" w:hAnsi="Consolas" w:cs="Consolas"/>
                <w:sz w:val="20"/>
                <w:szCs w:val="20"/>
              </w:rPr>
            </w:pPr>
            <w:r w:rsidRPr="00213ADF">
              <w:rPr>
                <w:rFonts w:ascii="Consolas" w:eastAsia="Consolas" w:hAnsi="Consolas" w:cs="Consolas"/>
                <w:sz w:val="20"/>
                <w:szCs w:val="20"/>
              </w:rPr>
              <w:t xml:space="preserve">RUNTIME NUMBER(3) NOT NULL, </w:t>
            </w:r>
          </w:p>
          <w:p w14:paraId="48639DCD" w14:textId="0EFB5650" w:rsidR="3E27B5C7" w:rsidRPr="00213ADF" w:rsidRDefault="3E27B5C7" w:rsidP="7397E266">
            <w:pPr>
              <w:spacing w:after="80"/>
              <w:rPr>
                <w:rFonts w:ascii="Consolas" w:eastAsia="Consolas" w:hAnsi="Consolas" w:cs="Consolas"/>
                <w:sz w:val="20"/>
                <w:szCs w:val="20"/>
              </w:rPr>
            </w:pPr>
            <w:r w:rsidRPr="00213ADF">
              <w:rPr>
                <w:rFonts w:ascii="Consolas" w:eastAsia="Consolas" w:hAnsi="Consolas" w:cs="Consolas"/>
                <w:sz w:val="20"/>
                <w:szCs w:val="20"/>
              </w:rPr>
              <w:t xml:space="preserve">METASCORE NUMBER(3) NULL, </w:t>
            </w:r>
          </w:p>
          <w:p w14:paraId="2566C73E" w14:textId="4B5E479A" w:rsidR="3E27B5C7" w:rsidRPr="00213ADF" w:rsidRDefault="3E27B5C7" w:rsidP="7397E266">
            <w:pPr>
              <w:spacing w:after="80"/>
              <w:rPr>
                <w:rFonts w:ascii="Consolas" w:eastAsia="Consolas" w:hAnsi="Consolas" w:cs="Consolas"/>
                <w:sz w:val="20"/>
                <w:szCs w:val="20"/>
              </w:rPr>
            </w:pPr>
            <w:r w:rsidRPr="00213ADF">
              <w:rPr>
                <w:rFonts w:ascii="Consolas" w:eastAsia="Consolas" w:hAnsi="Consolas" w:cs="Consolas"/>
                <w:sz w:val="20"/>
                <w:szCs w:val="20"/>
              </w:rPr>
              <w:t xml:space="preserve">IMDBRATING NUMBER(1,1) NOT NULL, </w:t>
            </w:r>
          </w:p>
          <w:p w14:paraId="09DAA002" w14:textId="16C22D9B" w:rsidR="3E27B5C7" w:rsidRPr="00213ADF" w:rsidRDefault="3E27B5C7" w:rsidP="7397E266">
            <w:pPr>
              <w:spacing w:after="80"/>
              <w:rPr>
                <w:rFonts w:ascii="Consolas" w:eastAsia="Consolas" w:hAnsi="Consolas" w:cs="Consolas"/>
                <w:sz w:val="20"/>
                <w:szCs w:val="20"/>
              </w:rPr>
            </w:pPr>
            <w:r w:rsidRPr="00213ADF">
              <w:rPr>
                <w:rFonts w:ascii="Consolas" w:eastAsia="Consolas" w:hAnsi="Consolas" w:cs="Consolas"/>
                <w:sz w:val="20"/>
                <w:szCs w:val="20"/>
              </w:rPr>
              <w:t xml:space="preserve">IMDBVOTES NUMBER(7) NOT NULL, </w:t>
            </w:r>
          </w:p>
          <w:p w14:paraId="2AD40435" w14:textId="5C06AF4D" w:rsidR="3E27B5C7" w:rsidRPr="00213ADF" w:rsidRDefault="3E27B5C7" w:rsidP="7397E266">
            <w:pPr>
              <w:spacing w:after="80"/>
              <w:rPr>
                <w:rFonts w:ascii="Consolas" w:eastAsia="Consolas" w:hAnsi="Consolas" w:cs="Consolas"/>
                <w:sz w:val="20"/>
                <w:szCs w:val="20"/>
              </w:rPr>
            </w:pPr>
            <w:r w:rsidRPr="00213ADF">
              <w:rPr>
                <w:rFonts w:ascii="Consolas" w:eastAsia="Consolas" w:hAnsi="Consolas" w:cs="Consolas"/>
                <w:sz w:val="20"/>
                <w:szCs w:val="20"/>
              </w:rPr>
              <w:t xml:space="preserve">IMDBID VARCHAR(15) NOT NULL, </w:t>
            </w:r>
          </w:p>
          <w:p w14:paraId="7EE4D1C4" w14:textId="757552B7" w:rsidR="3E27B5C7" w:rsidRPr="00213ADF" w:rsidRDefault="3E27B5C7" w:rsidP="7397E266">
            <w:pPr>
              <w:spacing w:after="80"/>
              <w:rPr>
                <w:rFonts w:ascii="Consolas" w:eastAsia="Consolas" w:hAnsi="Consolas" w:cs="Consolas"/>
                <w:sz w:val="20"/>
                <w:szCs w:val="20"/>
              </w:rPr>
            </w:pPr>
            <w:r w:rsidRPr="00213ADF">
              <w:rPr>
                <w:rFonts w:ascii="Consolas" w:eastAsia="Consolas" w:hAnsi="Consolas" w:cs="Consolas"/>
                <w:sz w:val="20"/>
                <w:szCs w:val="20"/>
              </w:rPr>
              <w:t xml:space="preserve">DVD DATE NULL, </w:t>
            </w:r>
          </w:p>
          <w:p w14:paraId="0438C4AD" w14:textId="4760D642" w:rsidR="3E27B5C7" w:rsidRPr="00213ADF" w:rsidRDefault="3E27B5C7" w:rsidP="7397E266">
            <w:pPr>
              <w:spacing w:after="80"/>
              <w:rPr>
                <w:rFonts w:ascii="Consolas" w:eastAsia="Consolas" w:hAnsi="Consolas" w:cs="Consolas"/>
                <w:sz w:val="20"/>
                <w:szCs w:val="20"/>
              </w:rPr>
            </w:pPr>
            <w:r w:rsidRPr="00213ADF">
              <w:rPr>
                <w:rFonts w:ascii="Consolas" w:eastAsia="Consolas" w:hAnsi="Consolas" w:cs="Consolas"/>
                <w:sz w:val="20"/>
                <w:szCs w:val="20"/>
              </w:rPr>
              <w:t xml:space="preserve">     BOXOFFICE NUMBER(9) NULL, </w:t>
            </w:r>
          </w:p>
          <w:p w14:paraId="26A35B33" w14:textId="72629746" w:rsidR="3E27B5C7" w:rsidRPr="00213ADF" w:rsidRDefault="3E27B5C7" w:rsidP="7397E266">
            <w:pPr>
              <w:spacing w:after="80"/>
              <w:rPr>
                <w:rFonts w:ascii="Consolas" w:eastAsia="Consolas" w:hAnsi="Consolas" w:cs="Consolas"/>
                <w:sz w:val="20"/>
                <w:szCs w:val="20"/>
              </w:rPr>
            </w:pPr>
            <w:r w:rsidRPr="00213ADF">
              <w:rPr>
                <w:rFonts w:ascii="Consolas" w:eastAsia="Consolas" w:hAnsi="Consolas" w:cs="Consolas"/>
                <w:sz w:val="20"/>
                <w:szCs w:val="20"/>
              </w:rPr>
              <w:t xml:space="preserve">PRODUCTION VARCHAR(50) NULL, </w:t>
            </w:r>
          </w:p>
          <w:p w14:paraId="5EF0F69D" w14:textId="7FBA92F4" w:rsidR="3E27B5C7" w:rsidRPr="00213ADF" w:rsidRDefault="3E27B5C7" w:rsidP="7397E266">
            <w:pPr>
              <w:spacing w:after="80"/>
              <w:rPr>
                <w:rFonts w:ascii="Consolas" w:eastAsia="Consolas" w:hAnsi="Consolas" w:cs="Consolas"/>
                <w:sz w:val="20"/>
                <w:szCs w:val="20"/>
              </w:rPr>
            </w:pPr>
            <w:r w:rsidRPr="00213ADF">
              <w:rPr>
                <w:rFonts w:ascii="Consolas" w:eastAsia="Consolas" w:hAnsi="Consolas" w:cs="Consolas"/>
                <w:sz w:val="20"/>
                <w:szCs w:val="20"/>
              </w:rPr>
              <w:t>CONSTRAINT MOVIEID_PK PRIMARY KEY (MOVIEID)</w:t>
            </w:r>
          </w:p>
          <w:p w14:paraId="16039F84" w14:textId="2E9359E2" w:rsidR="3E27B5C7" w:rsidRPr="00213ADF" w:rsidRDefault="3E27B5C7" w:rsidP="7397E266">
            <w:pPr>
              <w:spacing w:after="80"/>
              <w:rPr>
                <w:rFonts w:ascii="Consolas" w:eastAsia="Consolas" w:hAnsi="Consolas" w:cs="Consolas"/>
                <w:sz w:val="20"/>
                <w:szCs w:val="20"/>
              </w:rPr>
            </w:pPr>
            <w:r w:rsidRPr="00213ADF">
              <w:rPr>
                <w:rFonts w:ascii="Consolas" w:eastAsia="Consolas" w:hAnsi="Consolas" w:cs="Consolas"/>
                <w:sz w:val="20"/>
                <w:szCs w:val="20"/>
              </w:rPr>
              <w:lastRenderedPageBreak/>
              <w:t>);</w:t>
            </w:r>
          </w:p>
        </w:tc>
      </w:tr>
      <w:tr w:rsidR="7397E266" w14:paraId="32F2A029" w14:textId="77777777" w:rsidTr="7397E266">
        <w:trPr>
          <w:trHeight w:val="300"/>
        </w:trPr>
        <w:tc>
          <w:tcPr>
            <w:tcW w:w="9360" w:type="dxa"/>
          </w:tcPr>
          <w:p w14:paraId="7D348CB8" w14:textId="07D2FEA2" w:rsidR="3E27B5C7" w:rsidRPr="00213ADF" w:rsidRDefault="3E27B5C7" w:rsidP="7397E266">
            <w:pPr>
              <w:rPr>
                <w:rFonts w:ascii="Calibri" w:eastAsia="Calibri" w:hAnsi="Calibri" w:cs="Calibri"/>
                <w:b/>
                <w:color w:val="000000" w:themeColor="text1"/>
                <w:sz w:val="20"/>
                <w:szCs w:val="20"/>
                <w:u w:val="single"/>
              </w:rPr>
            </w:pPr>
            <w:r w:rsidRPr="00213ADF">
              <w:rPr>
                <w:rFonts w:ascii="Calibri" w:eastAsia="Calibri" w:hAnsi="Calibri" w:cs="Calibri"/>
                <w:b/>
                <w:color w:val="000000" w:themeColor="text1"/>
                <w:sz w:val="20"/>
                <w:szCs w:val="20"/>
                <w:u w:val="single"/>
              </w:rPr>
              <w:lastRenderedPageBreak/>
              <w:t xml:space="preserve">ACTORS </w:t>
            </w:r>
          </w:p>
          <w:p w14:paraId="38053E10" w14:textId="24871939" w:rsidR="3E27B5C7" w:rsidRPr="00213ADF" w:rsidRDefault="3E27B5C7" w:rsidP="7397E266">
            <w:pPr>
              <w:spacing w:after="80"/>
              <w:rPr>
                <w:rFonts w:ascii="Consolas" w:eastAsia="Consolas" w:hAnsi="Consolas" w:cs="Consolas"/>
                <w:color w:val="000000" w:themeColor="text1"/>
                <w:sz w:val="20"/>
                <w:szCs w:val="20"/>
              </w:rPr>
            </w:pPr>
            <w:r w:rsidRPr="00213ADF">
              <w:rPr>
                <w:rFonts w:ascii="Consolas" w:eastAsia="Consolas" w:hAnsi="Consolas" w:cs="Consolas"/>
                <w:color w:val="000000" w:themeColor="text1"/>
                <w:sz w:val="20"/>
                <w:szCs w:val="20"/>
              </w:rPr>
              <w:t>CREATE TABLE ACTORS (</w:t>
            </w:r>
          </w:p>
          <w:p w14:paraId="24056A73" w14:textId="677BB3FB" w:rsidR="3E27B5C7" w:rsidRPr="00213ADF" w:rsidRDefault="3E27B5C7" w:rsidP="7397E266">
            <w:pPr>
              <w:spacing w:after="80"/>
              <w:rPr>
                <w:rFonts w:ascii="Consolas" w:eastAsia="Consolas" w:hAnsi="Consolas" w:cs="Consolas"/>
                <w:color w:val="000000" w:themeColor="text1"/>
                <w:sz w:val="20"/>
                <w:szCs w:val="20"/>
              </w:rPr>
            </w:pPr>
            <w:r w:rsidRPr="00213ADF">
              <w:rPr>
                <w:rFonts w:ascii="Consolas" w:eastAsia="Consolas" w:hAnsi="Consolas" w:cs="Consolas"/>
                <w:color w:val="000000" w:themeColor="text1"/>
                <w:sz w:val="20"/>
                <w:szCs w:val="20"/>
              </w:rPr>
              <w:t xml:space="preserve">    MOVIEID VARCHAR(4) NOT NULL,</w:t>
            </w:r>
          </w:p>
          <w:p w14:paraId="1DE34D81" w14:textId="369D72FA" w:rsidR="3E27B5C7" w:rsidRPr="00213ADF" w:rsidRDefault="3E27B5C7" w:rsidP="7397E266">
            <w:pPr>
              <w:spacing w:after="80"/>
              <w:rPr>
                <w:rFonts w:ascii="Consolas" w:eastAsia="Consolas" w:hAnsi="Consolas" w:cs="Consolas"/>
                <w:color w:val="000000" w:themeColor="text1"/>
                <w:sz w:val="20"/>
                <w:szCs w:val="20"/>
              </w:rPr>
            </w:pPr>
            <w:r w:rsidRPr="00213ADF">
              <w:rPr>
                <w:rFonts w:ascii="Consolas" w:eastAsia="Consolas" w:hAnsi="Consolas" w:cs="Consolas"/>
                <w:color w:val="000000" w:themeColor="text1"/>
                <w:sz w:val="20"/>
                <w:szCs w:val="20"/>
              </w:rPr>
              <w:t xml:space="preserve">    ACTORFIRST VARCHAR(100) NOT NULL,</w:t>
            </w:r>
          </w:p>
          <w:p w14:paraId="7D157816" w14:textId="60091458" w:rsidR="3E27B5C7" w:rsidRPr="00213ADF" w:rsidRDefault="3E27B5C7" w:rsidP="7397E266">
            <w:pPr>
              <w:spacing w:after="80"/>
              <w:rPr>
                <w:rFonts w:ascii="Consolas" w:eastAsia="Consolas" w:hAnsi="Consolas" w:cs="Consolas"/>
                <w:color w:val="000000" w:themeColor="text1"/>
                <w:sz w:val="20"/>
                <w:szCs w:val="20"/>
              </w:rPr>
            </w:pPr>
            <w:r w:rsidRPr="00213ADF">
              <w:rPr>
                <w:rFonts w:ascii="Consolas" w:eastAsia="Consolas" w:hAnsi="Consolas" w:cs="Consolas"/>
                <w:color w:val="000000" w:themeColor="text1"/>
                <w:sz w:val="20"/>
                <w:szCs w:val="20"/>
              </w:rPr>
              <w:t xml:space="preserve">    ACTORMIDDLE VARCHAR(100) NULL,</w:t>
            </w:r>
          </w:p>
          <w:p w14:paraId="341D2E90" w14:textId="2B2D67F2" w:rsidR="3E27B5C7" w:rsidRPr="00213ADF" w:rsidRDefault="3E27B5C7" w:rsidP="7397E266">
            <w:pPr>
              <w:spacing w:after="80"/>
              <w:rPr>
                <w:rFonts w:ascii="Consolas" w:eastAsia="Consolas" w:hAnsi="Consolas" w:cs="Consolas"/>
                <w:color w:val="000000" w:themeColor="text1"/>
                <w:sz w:val="20"/>
                <w:szCs w:val="20"/>
              </w:rPr>
            </w:pPr>
            <w:r w:rsidRPr="00213ADF">
              <w:rPr>
                <w:rFonts w:ascii="Consolas" w:eastAsia="Consolas" w:hAnsi="Consolas" w:cs="Consolas"/>
                <w:color w:val="000000" w:themeColor="text1"/>
                <w:sz w:val="20"/>
                <w:szCs w:val="20"/>
              </w:rPr>
              <w:t xml:space="preserve">    ACTORLAST VARCHAR(100) NOT NULL,</w:t>
            </w:r>
          </w:p>
          <w:p w14:paraId="7E77DF2A" w14:textId="5D60053D" w:rsidR="3E27B5C7" w:rsidRPr="00213ADF" w:rsidRDefault="3E27B5C7" w:rsidP="7397E266">
            <w:pPr>
              <w:spacing w:after="80"/>
              <w:rPr>
                <w:rFonts w:ascii="Consolas" w:eastAsia="Consolas" w:hAnsi="Consolas" w:cs="Consolas"/>
                <w:color w:val="000000" w:themeColor="text1"/>
                <w:sz w:val="20"/>
                <w:szCs w:val="20"/>
              </w:rPr>
            </w:pPr>
            <w:r w:rsidRPr="00213ADF">
              <w:rPr>
                <w:rFonts w:ascii="Consolas" w:eastAsia="Consolas" w:hAnsi="Consolas" w:cs="Consolas"/>
                <w:color w:val="000000" w:themeColor="text1"/>
                <w:sz w:val="20"/>
                <w:szCs w:val="20"/>
              </w:rPr>
              <w:t xml:space="preserve">    SUFFIX VARCHAR(100) NULL,</w:t>
            </w:r>
          </w:p>
          <w:p w14:paraId="4033CCF6" w14:textId="3707E125" w:rsidR="3E27B5C7" w:rsidRPr="00213ADF" w:rsidRDefault="3E27B5C7" w:rsidP="7397E266">
            <w:pPr>
              <w:spacing w:after="80"/>
              <w:rPr>
                <w:rFonts w:ascii="Consolas" w:eastAsia="Consolas" w:hAnsi="Consolas" w:cs="Consolas"/>
                <w:color w:val="000000" w:themeColor="text1"/>
                <w:sz w:val="20"/>
                <w:szCs w:val="20"/>
              </w:rPr>
            </w:pPr>
            <w:r w:rsidRPr="00213ADF">
              <w:rPr>
                <w:rFonts w:ascii="Consolas" w:eastAsia="Consolas" w:hAnsi="Consolas" w:cs="Consolas"/>
                <w:color w:val="000000" w:themeColor="text1"/>
                <w:sz w:val="20"/>
                <w:szCs w:val="20"/>
              </w:rPr>
              <w:t xml:space="preserve">    ACTORID VARCHAR(100) NOT NULL,</w:t>
            </w:r>
          </w:p>
          <w:p w14:paraId="56B0B3F0" w14:textId="6E9EB8F2" w:rsidR="3E27B5C7" w:rsidRPr="00213ADF" w:rsidRDefault="3E27B5C7" w:rsidP="7397E266">
            <w:pPr>
              <w:spacing w:after="80"/>
              <w:rPr>
                <w:rFonts w:ascii="Consolas" w:eastAsia="Consolas" w:hAnsi="Consolas" w:cs="Consolas"/>
                <w:color w:val="000000" w:themeColor="text1"/>
                <w:sz w:val="20"/>
                <w:szCs w:val="20"/>
              </w:rPr>
            </w:pPr>
            <w:r w:rsidRPr="00213ADF">
              <w:rPr>
                <w:rFonts w:ascii="Consolas" w:eastAsia="Consolas" w:hAnsi="Consolas" w:cs="Consolas"/>
                <w:color w:val="000000" w:themeColor="text1"/>
                <w:sz w:val="20"/>
                <w:szCs w:val="20"/>
              </w:rPr>
              <w:t xml:space="preserve">    CONSTRAINT ACTORID_PK PRIMARY KEY (ACTORID),</w:t>
            </w:r>
          </w:p>
          <w:p w14:paraId="11347CF5" w14:textId="7FB92FB6" w:rsidR="3E27B5C7" w:rsidRPr="00213ADF" w:rsidRDefault="3E27B5C7" w:rsidP="7397E266">
            <w:pPr>
              <w:spacing w:after="80"/>
              <w:rPr>
                <w:rFonts w:ascii="Consolas" w:eastAsia="Consolas" w:hAnsi="Consolas" w:cs="Consolas"/>
                <w:color w:val="000000" w:themeColor="text1"/>
                <w:sz w:val="20"/>
                <w:szCs w:val="20"/>
              </w:rPr>
            </w:pPr>
            <w:r w:rsidRPr="00213ADF">
              <w:rPr>
                <w:rFonts w:ascii="Consolas" w:eastAsia="Consolas" w:hAnsi="Consolas" w:cs="Consolas"/>
                <w:color w:val="000000" w:themeColor="text1"/>
                <w:sz w:val="20"/>
                <w:szCs w:val="20"/>
              </w:rPr>
              <w:t xml:space="preserve">    CONSTRAINT MOVIEID_FK FOREIGN KEY (MOVIEID) REFERENCES MOVIE (MOVIEID)</w:t>
            </w:r>
          </w:p>
          <w:p w14:paraId="6E5BC0D3" w14:textId="7C47EDEE" w:rsidR="3E27B5C7" w:rsidRDefault="3E27B5C7" w:rsidP="7397E266">
            <w:pPr>
              <w:spacing w:after="80"/>
              <w:rPr>
                <w:rFonts w:ascii="Consolas" w:eastAsia="Consolas" w:hAnsi="Consolas" w:cs="Consolas"/>
                <w:color w:val="000000" w:themeColor="text1"/>
                <w:sz w:val="20"/>
                <w:szCs w:val="20"/>
              </w:rPr>
            </w:pPr>
            <w:r w:rsidRPr="00213ADF">
              <w:rPr>
                <w:rFonts w:ascii="Consolas" w:eastAsia="Consolas" w:hAnsi="Consolas" w:cs="Consolas"/>
                <w:color w:val="000000" w:themeColor="text1"/>
                <w:sz w:val="20"/>
                <w:szCs w:val="20"/>
              </w:rPr>
              <w:t>);</w:t>
            </w:r>
          </w:p>
        </w:tc>
      </w:tr>
      <w:tr w:rsidR="7397E266" w14:paraId="752F5162" w14:textId="77777777" w:rsidTr="7397E266">
        <w:trPr>
          <w:trHeight w:val="300"/>
        </w:trPr>
        <w:tc>
          <w:tcPr>
            <w:tcW w:w="9360" w:type="dxa"/>
          </w:tcPr>
          <w:p w14:paraId="4FDB439C" w14:textId="679A0B97" w:rsidR="3E27B5C7" w:rsidRPr="00213ADF" w:rsidRDefault="3E27B5C7" w:rsidP="7397E266">
            <w:pPr>
              <w:rPr>
                <w:rFonts w:ascii="Calibri" w:eastAsia="Calibri" w:hAnsi="Calibri" w:cs="Calibri"/>
                <w:b/>
                <w:color w:val="000000" w:themeColor="text1"/>
                <w:sz w:val="20"/>
                <w:szCs w:val="20"/>
                <w:u w:val="single"/>
              </w:rPr>
            </w:pPr>
            <w:r w:rsidRPr="00213ADF">
              <w:rPr>
                <w:rFonts w:ascii="Calibri" w:eastAsia="Calibri" w:hAnsi="Calibri" w:cs="Calibri"/>
                <w:b/>
                <w:color w:val="000000" w:themeColor="text1"/>
                <w:sz w:val="20"/>
                <w:szCs w:val="20"/>
                <w:u w:val="single"/>
              </w:rPr>
              <w:t>DIRECTOR</w:t>
            </w:r>
          </w:p>
          <w:p w14:paraId="6A6A7A3D" w14:textId="2BB001DF" w:rsidR="3E27B5C7" w:rsidRPr="00213ADF" w:rsidRDefault="3E27B5C7" w:rsidP="7397E266">
            <w:pPr>
              <w:spacing w:after="80"/>
              <w:rPr>
                <w:rFonts w:ascii="Consolas" w:eastAsia="Consolas" w:hAnsi="Consolas" w:cs="Consolas"/>
                <w:color w:val="000000" w:themeColor="text1"/>
                <w:sz w:val="20"/>
                <w:szCs w:val="20"/>
              </w:rPr>
            </w:pPr>
            <w:r w:rsidRPr="00213ADF">
              <w:rPr>
                <w:rFonts w:ascii="Consolas" w:eastAsia="Consolas" w:hAnsi="Consolas" w:cs="Consolas"/>
                <w:color w:val="000000" w:themeColor="text1"/>
                <w:sz w:val="20"/>
                <w:szCs w:val="20"/>
              </w:rPr>
              <w:t>CREATE TABLE DIRECTOR (</w:t>
            </w:r>
          </w:p>
          <w:p w14:paraId="451D1239" w14:textId="6B1F1D1B" w:rsidR="3E27B5C7" w:rsidRPr="00213ADF" w:rsidRDefault="3E27B5C7" w:rsidP="7397E266">
            <w:pPr>
              <w:spacing w:after="80"/>
              <w:rPr>
                <w:rFonts w:ascii="Consolas" w:eastAsia="Consolas" w:hAnsi="Consolas" w:cs="Consolas"/>
                <w:color w:val="000000" w:themeColor="text1"/>
                <w:sz w:val="20"/>
                <w:szCs w:val="20"/>
              </w:rPr>
            </w:pPr>
            <w:r w:rsidRPr="00213ADF">
              <w:rPr>
                <w:rFonts w:ascii="Consolas" w:eastAsia="Consolas" w:hAnsi="Consolas" w:cs="Consolas"/>
                <w:color w:val="000000" w:themeColor="text1"/>
                <w:sz w:val="20"/>
                <w:szCs w:val="20"/>
              </w:rPr>
              <w:t xml:space="preserve">DIRECTORID VARCHAR(4) NOT NULL, </w:t>
            </w:r>
          </w:p>
          <w:p w14:paraId="42E3528B" w14:textId="3AF16B2A" w:rsidR="3E27B5C7" w:rsidRPr="00213ADF" w:rsidRDefault="3E27B5C7" w:rsidP="7397E266">
            <w:pPr>
              <w:spacing w:after="80"/>
              <w:rPr>
                <w:rFonts w:ascii="Consolas" w:eastAsia="Consolas" w:hAnsi="Consolas" w:cs="Consolas"/>
                <w:color w:val="000000" w:themeColor="text1"/>
                <w:sz w:val="20"/>
                <w:szCs w:val="20"/>
              </w:rPr>
            </w:pPr>
            <w:r w:rsidRPr="00213ADF">
              <w:rPr>
                <w:rFonts w:ascii="Consolas" w:eastAsia="Consolas" w:hAnsi="Consolas" w:cs="Consolas"/>
                <w:color w:val="000000" w:themeColor="text1"/>
                <w:sz w:val="20"/>
                <w:szCs w:val="20"/>
              </w:rPr>
              <w:t>MOVIEID VARCHAR2(4) NOT NULL,</w:t>
            </w:r>
          </w:p>
          <w:p w14:paraId="2CE4CB6C" w14:textId="792605D8" w:rsidR="3E27B5C7" w:rsidRPr="00213ADF" w:rsidRDefault="3E27B5C7" w:rsidP="7397E266">
            <w:pPr>
              <w:spacing w:after="80"/>
              <w:rPr>
                <w:rFonts w:ascii="Consolas" w:eastAsia="Consolas" w:hAnsi="Consolas" w:cs="Consolas"/>
                <w:color w:val="000000" w:themeColor="text1"/>
                <w:sz w:val="20"/>
                <w:szCs w:val="20"/>
              </w:rPr>
            </w:pPr>
            <w:r w:rsidRPr="00213ADF">
              <w:rPr>
                <w:rFonts w:ascii="Consolas" w:eastAsia="Consolas" w:hAnsi="Consolas" w:cs="Consolas"/>
                <w:color w:val="000000" w:themeColor="text1"/>
                <w:sz w:val="20"/>
                <w:szCs w:val="20"/>
              </w:rPr>
              <w:t xml:space="preserve">    DIRECTORFIRST VARCHAR(50) NOT NULL,</w:t>
            </w:r>
          </w:p>
          <w:p w14:paraId="30624527" w14:textId="4DCA2FEA" w:rsidR="3E27B5C7" w:rsidRPr="00213ADF" w:rsidRDefault="3E27B5C7" w:rsidP="7397E266">
            <w:pPr>
              <w:spacing w:after="80"/>
              <w:rPr>
                <w:rFonts w:ascii="Consolas" w:eastAsia="Consolas" w:hAnsi="Consolas" w:cs="Consolas"/>
                <w:color w:val="000000" w:themeColor="text1"/>
                <w:sz w:val="20"/>
                <w:szCs w:val="20"/>
              </w:rPr>
            </w:pPr>
            <w:r w:rsidRPr="00213ADF">
              <w:rPr>
                <w:rFonts w:ascii="Consolas" w:eastAsia="Consolas" w:hAnsi="Consolas" w:cs="Consolas"/>
                <w:color w:val="000000" w:themeColor="text1"/>
                <w:sz w:val="20"/>
                <w:szCs w:val="20"/>
              </w:rPr>
              <w:t xml:space="preserve">    DIRECTORMIDDLE VARCHAR(50) NULL,</w:t>
            </w:r>
          </w:p>
          <w:p w14:paraId="514648EA" w14:textId="22F625D3" w:rsidR="3E27B5C7" w:rsidRPr="00213ADF" w:rsidRDefault="3E27B5C7" w:rsidP="7397E266">
            <w:pPr>
              <w:spacing w:after="80"/>
              <w:rPr>
                <w:rFonts w:ascii="Consolas" w:eastAsia="Consolas" w:hAnsi="Consolas" w:cs="Consolas"/>
                <w:color w:val="000000" w:themeColor="text1"/>
                <w:sz w:val="20"/>
                <w:szCs w:val="20"/>
              </w:rPr>
            </w:pPr>
            <w:r w:rsidRPr="00213ADF">
              <w:rPr>
                <w:rFonts w:ascii="Consolas" w:eastAsia="Consolas" w:hAnsi="Consolas" w:cs="Consolas"/>
                <w:color w:val="000000" w:themeColor="text1"/>
                <w:sz w:val="20"/>
                <w:szCs w:val="20"/>
              </w:rPr>
              <w:t xml:space="preserve">    DIRECTORLAST VARCHAR(50) NOT NULL,</w:t>
            </w:r>
          </w:p>
          <w:p w14:paraId="23AE0441" w14:textId="7FCC0599" w:rsidR="3E27B5C7" w:rsidRPr="00213ADF" w:rsidRDefault="3E27B5C7" w:rsidP="7397E266">
            <w:pPr>
              <w:spacing w:after="80"/>
              <w:rPr>
                <w:rFonts w:ascii="Consolas" w:eastAsia="Consolas" w:hAnsi="Consolas" w:cs="Consolas"/>
                <w:color w:val="000000" w:themeColor="text1"/>
                <w:sz w:val="20"/>
                <w:szCs w:val="20"/>
              </w:rPr>
            </w:pPr>
            <w:r w:rsidRPr="00213ADF">
              <w:rPr>
                <w:rFonts w:ascii="Consolas" w:eastAsia="Consolas" w:hAnsi="Consolas" w:cs="Consolas"/>
                <w:color w:val="000000" w:themeColor="text1"/>
                <w:sz w:val="20"/>
                <w:szCs w:val="20"/>
              </w:rPr>
              <w:t>CONSTRAINT DIRECTOR_PK PRIMARY KEY (DIRECTORID),</w:t>
            </w:r>
          </w:p>
          <w:p w14:paraId="3C7F8070" w14:textId="01E63084" w:rsidR="3E27B5C7" w:rsidRPr="00213ADF" w:rsidRDefault="3E27B5C7" w:rsidP="7397E266">
            <w:pPr>
              <w:spacing w:after="80"/>
              <w:rPr>
                <w:rFonts w:ascii="Consolas" w:eastAsia="Consolas" w:hAnsi="Consolas" w:cs="Consolas"/>
                <w:color w:val="000000" w:themeColor="text1"/>
                <w:sz w:val="20"/>
                <w:szCs w:val="20"/>
              </w:rPr>
            </w:pPr>
            <w:r w:rsidRPr="00213ADF">
              <w:rPr>
                <w:rFonts w:ascii="Consolas" w:eastAsia="Consolas" w:hAnsi="Consolas" w:cs="Consolas"/>
                <w:color w:val="000000" w:themeColor="text1"/>
                <w:sz w:val="20"/>
                <w:szCs w:val="20"/>
              </w:rPr>
              <w:t xml:space="preserve">    CONSTRAINT DIRECTOR_FK FOREIGN KEY (MOVIEID) REFERENCES MOVIE (MOVIEID)</w:t>
            </w:r>
          </w:p>
          <w:p w14:paraId="049420D2" w14:textId="5930B812" w:rsidR="3E27B5C7" w:rsidRPr="00213ADF" w:rsidRDefault="3E27B5C7" w:rsidP="7397E266">
            <w:pPr>
              <w:spacing w:after="80"/>
              <w:rPr>
                <w:rFonts w:ascii="Consolas" w:eastAsia="Consolas" w:hAnsi="Consolas" w:cs="Consolas"/>
                <w:color w:val="000000" w:themeColor="text1"/>
                <w:sz w:val="20"/>
                <w:szCs w:val="20"/>
              </w:rPr>
            </w:pPr>
            <w:r w:rsidRPr="00213ADF">
              <w:rPr>
                <w:rFonts w:ascii="Consolas" w:eastAsia="Consolas" w:hAnsi="Consolas" w:cs="Consolas"/>
                <w:color w:val="000000" w:themeColor="text1"/>
                <w:sz w:val="20"/>
                <w:szCs w:val="20"/>
              </w:rPr>
              <w:t>);</w:t>
            </w:r>
          </w:p>
        </w:tc>
      </w:tr>
      <w:tr w:rsidR="7397E266" w14:paraId="7DA69B74" w14:textId="77777777" w:rsidTr="7397E266">
        <w:trPr>
          <w:trHeight w:val="300"/>
        </w:trPr>
        <w:tc>
          <w:tcPr>
            <w:tcW w:w="9360" w:type="dxa"/>
          </w:tcPr>
          <w:p w14:paraId="0DF6C5F4" w14:textId="64A83C4C" w:rsidR="3E27B5C7" w:rsidRPr="00213ADF" w:rsidRDefault="3E27B5C7" w:rsidP="21F5C7CF">
            <w:pPr>
              <w:rPr>
                <w:rFonts w:ascii="Calibri" w:eastAsia="Calibri" w:hAnsi="Calibri" w:cs="Calibri"/>
                <w:b/>
                <w:color w:val="000000" w:themeColor="text1"/>
                <w:sz w:val="20"/>
                <w:szCs w:val="20"/>
                <w:u w:val="single"/>
              </w:rPr>
            </w:pPr>
            <w:r w:rsidRPr="00213ADF">
              <w:rPr>
                <w:rFonts w:ascii="Calibri" w:eastAsia="Calibri" w:hAnsi="Calibri" w:cs="Calibri"/>
                <w:b/>
                <w:color w:val="000000" w:themeColor="text1"/>
                <w:sz w:val="20"/>
                <w:szCs w:val="20"/>
                <w:u w:val="single"/>
              </w:rPr>
              <w:t>GENRE</w:t>
            </w:r>
          </w:p>
          <w:p w14:paraId="401385A3" w14:textId="49167F99" w:rsidR="3E27B5C7" w:rsidRPr="00213ADF" w:rsidRDefault="3E27B5C7" w:rsidP="21F5C7CF">
            <w:pPr>
              <w:spacing w:after="80"/>
              <w:rPr>
                <w:rFonts w:ascii="Consolas" w:eastAsia="Consolas" w:hAnsi="Consolas" w:cs="Consolas"/>
                <w:color w:val="000000" w:themeColor="text1"/>
                <w:sz w:val="20"/>
                <w:szCs w:val="20"/>
              </w:rPr>
            </w:pPr>
            <w:r w:rsidRPr="00213ADF">
              <w:rPr>
                <w:rFonts w:ascii="Consolas" w:eastAsia="Consolas" w:hAnsi="Consolas" w:cs="Consolas"/>
                <w:color w:val="000000" w:themeColor="text1"/>
                <w:sz w:val="20"/>
                <w:szCs w:val="20"/>
              </w:rPr>
              <w:t>CREATE TABLE GENRE (</w:t>
            </w:r>
          </w:p>
          <w:p w14:paraId="182299AC" w14:textId="4107C216" w:rsidR="3E27B5C7" w:rsidRPr="00213ADF" w:rsidRDefault="3E27B5C7" w:rsidP="21F5C7CF">
            <w:pPr>
              <w:spacing w:after="80"/>
              <w:rPr>
                <w:rFonts w:ascii="Consolas" w:eastAsia="Consolas" w:hAnsi="Consolas" w:cs="Consolas"/>
                <w:color w:val="000000" w:themeColor="text1"/>
                <w:sz w:val="20"/>
                <w:szCs w:val="20"/>
              </w:rPr>
            </w:pPr>
            <w:r w:rsidRPr="00213ADF">
              <w:rPr>
                <w:rFonts w:ascii="Consolas" w:eastAsia="Consolas" w:hAnsi="Consolas" w:cs="Consolas"/>
                <w:color w:val="000000" w:themeColor="text1"/>
                <w:sz w:val="20"/>
                <w:szCs w:val="20"/>
              </w:rPr>
              <w:t xml:space="preserve">MOVIEID VARCHAR(4) NOT NULL, </w:t>
            </w:r>
          </w:p>
          <w:p w14:paraId="74B59696" w14:textId="4C712159" w:rsidR="3E27B5C7" w:rsidRPr="00213ADF" w:rsidRDefault="3E27B5C7" w:rsidP="21F5C7CF">
            <w:pPr>
              <w:spacing w:after="80"/>
              <w:rPr>
                <w:rFonts w:ascii="Consolas" w:eastAsia="Consolas" w:hAnsi="Consolas" w:cs="Consolas"/>
                <w:color w:val="000000" w:themeColor="text1"/>
                <w:sz w:val="20"/>
                <w:szCs w:val="20"/>
              </w:rPr>
            </w:pPr>
            <w:r w:rsidRPr="00213ADF">
              <w:rPr>
                <w:rFonts w:ascii="Consolas" w:eastAsia="Consolas" w:hAnsi="Consolas" w:cs="Consolas"/>
                <w:color w:val="000000" w:themeColor="text1"/>
                <w:sz w:val="20"/>
                <w:szCs w:val="20"/>
              </w:rPr>
              <w:t>GENRE VARCHAR(50) NOT NULL,</w:t>
            </w:r>
          </w:p>
          <w:p w14:paraId="55A3F61B" w14:textId="01522AA9" w:rsidR="3E27B5C7" w:rsidRPr="00213ADF" w:rsidRDefault="3E27B5C7" w:rsidP="21F5C7CF">
            <w:pPr>
              <w:spacing w:after="80"/>
              <w:rPr>
                <w:rFonts w:ascii="Consolas" w:eastAsia="Consolas" w:hAnsi="Consolas" w:cs="Consolas"/>
                <w:color w:val="000000" w:themeColor="text1"/>
                <w:sz w:val="20"/>
                <w:szCs w:val="20"/>
              </w:rPr>
            </w:pPr>
            <w:r w:rsidRPr="00213ADF">
              <w:rPr>
                <w:rFonts w:ascii="Consolas" w:eastAsia="Consolas" w:hAnsi="Consolas" w:cs="Consolas"/>
                <w:color w:val="000000" w:themeColor="text1"/>
                <w:sz w:val="20"/>
                <w:szCs w:val="20"/>
              </w:rPr>
              <w:t>CONSTRAINT GENRE_PK PRIMARY KEY (GENRE, MOVIEID),</w:t>
            </w:r>
          </w:p>
          <w:p w14:paraId="2A97F175" w14:textId="13E623E0" w:rsidR="3E27B5C7" w:rsidRPr="00213ADF" w:rsidRDefault="3E27B5C7" w:rsidP="21F5C7CF">
            <w:pPr>
              <w:spacing w:after="80"/>
              <w:rPr>
                <w:rFonts w:ascii="Consolas" w:eastAsia="Consolas" w:hAnsi="Consolas" w:cs="Consolas"/>
                <w:color w:val="000000" w:themeColor="text1"/>
                <w:sz w:val="20"/>
                <w:szCs w:val="20"/>
              </w:rPr>
            </w:pPr>
            <w:r w:rsidRPr="00213ADF">
              <w:rPr>
                <w:rFonts w:ascii="Consolas" w:eastAsia="Consolas" w:hAnsi="Consolas" w:cs="Consolas"/>
                <w:color w:val="000000" w:themeColor="text1"/>
                <w:sz w:val="20"/>
                <w:szCs w:val="20"/>
              </w:rPr>
              <w:t xml:space="preserve">    CONSTRAINT GENRE_FK FOREIGN KEY (MOVIEID) References MOVIE (MOVIEID)</w:t>
            </w:r>
          </w:p>
          <w:p w14:paraId="72585705" w14:textId="05645F40" w:rsidR="7397E266" w:rsidRPr="00213ADF" w:rsidRDefault="3E27B5C7" w:rsidP="21F5C7CF">
            <w:pPr>
              <w:spacing w:after="80"/>
              <w:rPr>
                <w:rFonts w:ascii="Consolas" w:eastAsia="Consolas" w:hAnsi="Consolas" w:cs="Consolas"/>
                <w:color w:val="000000" w:themeColor="text1"/>
                <w:sz w:val="20"/>
                <w:szCs w:val="20"/>
              </w:rPr>
            </w:pPr>
            <w:r w:rsidRPr="00213ADF">
              <w:rPr>
                <w:rFonts w:ascii="Consolas" w:eastAsia="Consolas" w:hAnsi="Consolas" w:cs="Consolas"/>
                <w:color w:val="000000" w:themeColor="text1"/>
                <w:sz w:val="20"/>
                <w:szCs w:val="20"/>
              </w:rPr>
              <w:t>);</w:t>
            </w:r>
          </w:p>
        </w:tc>
      </w:tr>
      <w:tr w:rsidR="7397E266" w14:paraId="42A8A794" w14:textId="77777777" w:rsidTr="7397E266">
        <w:trPr>
          <w:trHeight w:val="300"/>
        </w:trPr>
        <w:tc>
          <w:tcPr>
            <w:tcW w:w="9360" w:type="dxa"/>
          </w:tcPr>
          <w:p w14:paraId="645B0EE5" w14:textId="76B86E7D" w:rsidR="3E27B5C7" w:rsidRPr="00213ADF" w:rsidRDefault="3E27B5C7" w:rsidP="1EDEFE8C">
            <w:pPr>
              <w:rPr>
                <w:rFonts w:ascii="Calibri" w:eastAsia="Calibri" w:hAnsi="Calibri" w:cs="Calibri"/>
                <w:b/>
                <w:color w:val="000000" w:themeColor="text1"/>
                <w:sz w:val="20"/>
                <w:szCs w:val="20"/>
                <w:u w:val="single"/>
              </w:rPr>
            </w:pPr>
            <w:r w:rsidRPr="00213ADF">
              <w:rPr>
                <w:rFonts w:ascii="Calibri" w:eastAsia="Calibri" w:hAnsi="Calibri" w:cs="Calibri"/>
                <w:b/>
                <w:color w:val="000000" w:themeColor="text1"/>
                <w:sz w:val="20"/>
                <w:szCs w:val="20"/>
                <w:u w:val="single"/>
              </w:rPr>
              <w:t xml:space="preserve">LANGUAGE </w:t>
            </w:r>
          </w:p>
          <w:p w14:paraId="5FBC3658" w14:textId="382D4DFD" w:rsidR="3E27B5C7" w:rsidRPr="00213ADF" w:rsidRDefault="3E27B5C7" w:rsidP="1EDEFE8C">
            <w:pPr>
              <w:spacing w:after="80"/>
              <w:rPr>
                <w:rFonts w:ascii="Consolas" w:eastAsia="Consolas" w:hAnsi="Consolas" w:cs="Consolas"/>
                <w:color w:val="000000" w:themeColor="text1"/>
                <w:sz w:val="20"/>
                <w:szCs w:val="20"/>
              </w:rPr>
            </w:pPr>
            <w:r w:rsidRPr="00213ADF">
              <w:rPr>
                <w:rFonts w:ascii="Consolas" w:eastAsia="Consolas" w:hAnsi="Consolas" w:cs="Consolas"/>
                <w:color w:val="000000" w:themeColor="text1"/>
                <w:sz w:val="20"/>
                <w:szCs w:val="20"/>
              </w:rPr>
              <w:t>CREATE TABLE LANGUAGE (</w:t>
            </w:r>
          </w:p>
          <w:p w14:paraId="5F6A9603" w14:textId="79CF06CA" w:rsidR="3E27B5C7" w:rsidRPr="00213ADF" w:rsidRDefault="3E27B5C7" w:rsidP="1EDEFE8C">
            <w:pPr>
              <w:spacing w:after="80"/>
              <w:rPr>
                <w:rFonts w:ascii="Consolas" w:eastAsia="Consolas" w:hAnsi="Consolas" w:cs="Consolas"/>
                <w:color w:val="000000" w:themeColor="text1"/>
                <w:sz w:val="20"/>
                <w:szCs w:val="20"/>
              </w:rPr>
            </w:pPr>
            <w:r w:rsidRPr="00213ADF">
              <w:rPr>
                <w:rFonts w:ascii="Consolas" w:eastAsia="Consolas" w:hAnsi="Consolas" w:cs="Consolas"/>
                <w:color w:val="000000" w:themeColor="text1"/>
                <w:sz w:val="20"/>
                <w:szCs w:val="20"/>
              </w:rPr>
              <w:t xml:space="preserve">MOVIEID VARCHAR(4) NOT NULL, </w:t>
            </w:r>
          </w:p>
          <w:p w14:paraId="59C5048E" w14:textId="4C135840" w:rsidR="3E27B5C7" w:rsidRPr="00213ADF" w:rsidRDefault="3E27B5C7" w:rsidP="1EDEFE8C">
            <w:pPr>
              <w:spacing w:after="80"/>
              <w:rPr>
                <w:rFonts w:ascii="Consolas" w:eastAsia="Consolas" w:hAnsi="Consolas" w:cs="Consolas"/>
                <w:color w:val="000000" w:themeColor="text1"/>
                <w:sz w:val="20"/>
                <w:szCs w:val="20"/>
              </w:rPr>
            </w:pPr>
            <w:r w:rsidRPr="00213ADF">
              <w:rPr>
                <w:rFonts w:ascii="Consolas" w:eastAsia="Consolas" w:hAnsi="Consolas" w:cs="Consolas"/>
                <w:color w:val="000000" w:themeColor="text1"/>
                <w:sz w:val="20"/>
                <w:szCs w:val="20"/>
              </w:rPr>
              <w:t>LANGUAGE VARCHAR2(50) NOT NULL,</w:t>
            </w:r>
          </w:p>
          <w:p w14:paraId="51BFE150" w14:textId="2E188EC0" w:rsidR="3E27B5C7" w:rsidRPr="00213ADF" w:rsidRDefault="3E27B5C7" w:rsidP="1EDEFE8C">
            <w:pPr>
              <w:spacing w:after="80"/>
              <w:rPr>
                <w:rFonts w:ascii="Consolas" w:eastAsia="Consolas" w:hAnsi="Consolas" w:cs="Consolas"/>
                <w:color w:val="000000" w:themeColor="text1"/>
                <w:sz w:val="20"/>
                <w:szCs w:val="20"/>
              </w:rPr>
            </w:pPr>
            <w:r w:rsidRPr="00213ADF">
              <w:rPr>
                <w:rFonts w:ascii="Consolas" w:eastAsia="Consolas" w:hAnsi="Consolas" w:cs="Consolas"/>
                <w:color w:val="000000" w:themeColor="text1"/>
                <w:sz w:val="20"/>
                <w:szCs w:val="20"/>
              </w:rPr>
              <w:t>CONSTRAINT LANGUAGE_PK PRIMARY KEY (LANGUAGE, MOVIEID),</w:t>
            </w:r>
          </w:p>
          <w:p w14:paraId="40156E62" w14:textId="2F19EFEE" w:rsidR="3E27B5C7" w:rsidRPr="00213ADF" w:rsidRDefault="3E27B5C7" w:rsidP="1EDEFE8C">
            <w:pPr>
              <w:spacing w:after="80"/>
              <w:rPr>
                <w:rFonts w:ascii="Consolas" w:eastAsia="Consolas" w:hAnsi="Consolas" w:cs="Consolas"/>
                <w:color w:val="000000" w:themeColor="text1"/>
                <w:sz w:val="20"/>
                <w:szCs w:val="20"/>
              </w:rPr>
            </w:pPr>
            <w:r w:rsidRPr="00213ADF">
              <w:rPr>
                <w:rFonts w:ascii="Consolas" w:eastAsia="Consolas" w:hAnsi="Consolas" w:cs="Consolas"/>
                <w:color w:val="000000" w:themeColor="text1"/>
                <w:sz w:val="20"/>
                <w:szCs w:val="20"/>
              </w:rPr>
              <w:t xml:space="preserve">    CONSTRAINT LANGUAGE_FK FOREIGN KEY (MOVIEID) References MOVIES (MOVIEID)</w:t>
            </w:r>
          </w:p>
          <w:p w14:paraId="07E7FAE3" w14:textId="487218BB" w:rsidR="7397E266" w:rsidRPr="00213ADF" w:rsidRDefault="3E27B5C7" w:rsidP="1EDEFE8C">
            <w:pPr>
              <w:spacing w:after="80"/>
              <w:rPr>
                <w:rFonts w:ascii="Calibri" w:eastAsia="Calibri" w:hAnsi="Calibri" w:cs="Calibri"/>
                <w:color w:val="000000" w:themeColor="text1"/>
                <w:sz w:val="20"/>
                <w:szCs w:val="20"/>
              </w:rPr>
            </w:pPr>
            <w:r w:rsidRPr="00213ADF">
              <w:rPr>
                <w:rFonts w:ascii="Consolas" w:eastAsia="Consolas" w:hAnsi="Consolas" w:cs="Consolas"/>
                <w:color w:val="000000" w:themeColor="text1"/>
                <w:sz w:val="20"/>
                <w:szCs w:val="20"/>
              </w:rPr>
              <w:t>)</w:t>
            </w:r>
            <w:r w:rsidRPr="00213ADF">
              <w:rPr>
                <w:rFonts w:ascii="Calibri" w:eastAsia="Calibri" w:hAnsi="Calibri" w:cs="Calibri"/>
                <w:color w:val="000000" w:themeColor="text1"/>
                <w:sz w:val="20"/>
                <w:szCs w:val="20"/>
              </w:rPr>
              <w:t>;</w:t>
            </w:r>
          </w:p>
        </w:tc>
      </w:tr>
      <w:tr w:rsidR="7397E266" w14:paraId="16A24A54" w14:textId="77777777" w:rsidTr="7397E266">
        <w:trPr>
          <w:trHeight w:val="300"/>
        </w:trPr>
        <w:tc>
          <w:tcPr>
            <w:tcW w:w="9360" w:type="dxa"/>
          </w:tcPr>
          <w:p w14:paraId="52C5C1CE" w14:textId="07F8C1E7" w:rsidR="3E27B5C7" w:rsidRPr="00213ADF" w:rsidRDefault="3E27B5C7" w:rsidP="1EDEFE8C">
            <w:pPr>
              <w:rPr>
                <w:rFonts w:ascii="Calibri" w:eastAsia="Calibri" w:hAnsi="Calibri" w:cs="Calibri"/>
                <w:b/>
                <w:color w:val="000000" w:themeColor="text1"/>
                <w:sz w:val="20"/>
                <w:szCs w:val="20"/>
                <w:u w:val="single"/>
              </w:rPr>
            </w:pPr>
            <w:r w:rsidRPr="00213ADF">
              <w:rPr>
                <w:rFonts w:ascii="Calibri" w:eastAsia="Calibri" w:hAnsi="Calibri" w:cs="Calibri"/>
                <w:b/>
                <w:color w:val="000000" w:themeColor="text1"/>
                <w:sz w:val="20"/>
                <w:szCs w:val="20"/>
                <w:u w:val="single"/>
              </w:rPr>
              <w:t xml:space="preserve">COUNTRY </w:t>
            </w:r>
          </w:p>
          <w:p w14:paraId="19318226" w14:textId="5616D773" w:rsidR="3E27B5C7" w:rsidRPr="00213ADF" w:rsidRDefault="3E27B5C7" w:rsidP="1EDEFE8C">
            <w:pPr>
              <w:spacing w:after="80"/>
              <w:rPr>
                <w:rFonts w:ascii="Consolas" w:eastAsia="Consolas" w:hAnsi="Consolas" w:cs="Consolas"/>
                <w:color w:val="000000" w:themeColor="text1"/>
                <w:sz w:val="20"/>
                <w:szCs w:val="20"/>
              </w:rPr>
            </w:pPr>
            <w:r w:rsidRPr="00213ADF">
              <w:rPr>
                <w:rFonts w:ascii="Consolas" w:eastAsia="Consolas" w:hAnsi="Consolas" w:cs="Consolas"/>
                <w:color w:val="000000" w:themeColor="text1"/>
                <w:sz w:val="20"/>
                <w:szCs w:val="20"/>
              </w:rPr>
              <w:t>CREATE TABLE COUNTRY (</w:t>
            </w:r>
          </w:p>
          <w:p w14:paraId="33168DDE" w14:textId="208211F4" w:rsidR="3E27B5C7" w:rsidRPr="00213ADF" w:rsidRDefault="3E27B5C7" w:rsidP="1EDEFE8C">
            <w:pPr>
              <w:spacing w:after="80"/>
              <w:rPr>
                <w:rFonts w:ascii="Consolas" w:eastAsia="Consolas" w:hAnsi="Consolas" w:cs="Consolas"/>
                <w:color w:val="000000" w:themeColor="text1"/>
                <w:sz w:val="20"/>
                <w:szCs w:val="20"/>
              </w:rPr>
            </w:pPr>
            <w:r w:rsidRPr="00213ADF">
              <w:rPr>
                <w:rFonts w:ascii="Consolas" w:eastAsia="Consolas" w:hAnsi="Consolas" w:cs="Consolas"/>
                <w:color w:val="000000" w:themeColor="text1"/>
                <w:sz w:val="20"/>
                <w:szCs w:val="20"/>
              </w:rPr>
              <w:t xml:space="preserve">    MOVIEID VARCHAR(4) NOT NULL,</w:t>
            </w:r>
          </w:p>
          <w:p w14:paraId="576E8CC1" w14:textId="4C3BAE16" w:rsidR="3E27B5C7" w:rsidRPr="00213ADF" w:rsidRDefault="3E27B5C7" w:rsidP="1EDEFE8C">
            <w:pPr>
              <w:spacing w:after="80"/>
              <w:rPr>
                <w:rFonts w:ascii="Consolas" w:eastAsia="Consolas" w:hAnsi="Consolas" w:cs="Consolas"/>
                <w:color w:val="000000" w:themeColor="text1"/>
                <w:sz w:val="20"/>
                <w:szCs w:val="20"/>
              </w:rPr>
            </w:pPr>
            <w:r w:rsidRPr="00213ADF">
              <w:rPr>
                <w:rFonts w:ascii="Consolas" w:eastAsia="Consolas" w:hAnsi="Consolas" w:cs="Consolas"/>
                <w:color w:val="000000" w:themeColor="text1"/>
                <w:sz w:val="20"/>
                <w:szCs w:val="20"/>
              </w:rPr>
              <w:t xml:space="preserve">    COUNTRY VARCHAR(25) NOT NULL,</w:t>
            </w:r>
          </w:p>
          <w:p w14:paraId="66F5F9B9" w14:textId="36403C34" w:rsidR="3E27B5C7" w:rsidRPr="00213ADF" w:rsidRDefault="3E27B5C7" w:rsidP="1EDEFE8C">
            <w:pPr>
              <w:spacing w:after="80"/>
              <w:rPr>
                <w:rFonts w:ascii="Consolas" w:eastAsia="Consolas" w:hAnsi="Consolas" w:cs="Consolas"/>
                <w:color w:val="000000" w:themeColor="text1"/>
                <w:sz w:val="20"/>
                <w:szCs w:val="20"/>
              </w:rPr>
            </w:pPr>
            <w:r w:rsidRPr="00213ADF">
              <w:rPr>
                <w:rFonts w:ascii="Consolas" w:eastAsia="Consolas" w:hAnsi="Consolas" w:cs="Consolas"/>
                <w:color w:val="000000" w:themeColor="text1"/>
                <w:sz w:val="20"/>
                <w:szCs w:val="20"/>
              </w:rPr>
              <w:t xml:space="preserve">    CONSTRAINT COUNTRY_PK PRIMARY KEY (COUNTRY, MOVIEID),</w:t>
            </w:r>
          </w:p>
          <w:p w14:paraId="24030828" w14:textId="75DB5743" w:rsidR="3E27B5C7" w:rsidRPr="00213ADF" w:rsidRDefault="3E27B5C7" w:rsidP="1EDEFE8C">
            <w:pPr>
              <w:spacing w:after="80"/>
              <w:rPr>
                <w:rFonts w:ascii="Consolas" w:eastAsia="Consolas" w:hAnsi="Consolas" w:cs="Consolas"/>
                <w:color w:val="000000" w:themeColor="text1"/>
                <w:sz w:val="20"/>
                <w:szCs w:val="20"/>
              </w:rPr>
            </w:pPr>
            <w:r w:rsidRPr="00213ADF">
              <w:rPr>
                <w:rFonts w:ascii="Consolas" w:eastAsia="Consolas" w:hAnsi="Consolas" w:cs="Consolas"/>
                <w:color w:val="000000" w:themeColor="text1"/>
                <w:sz w:val="20"/>
                <w:szCs w:val="20"/>
              </w:rPr>
              <w:t xml:space="preserve">    CONSTRAINT COUNTRY_FK FOREIGN KEY (MOVIEID) References MOVIES (MOVIEID)</w:t>
            </w:r>
          </w:p>
          <w:p w14:paraId="13215ACE" w14:textId="00C16A08" w:rsidR="7397E266" w:rsidRPr="00213ADF" w:rsidRDefault="3E27B5C7" w:rsidP="1EDEFE8C">
            <w:pPr>
              <w:spacing w:after="80"/>
              <w:rPr>
                <w:rFonts w:ascii="Calibri" w:eastAsia="Calibri" w:hAnsi="Calibri" w:cs="Calibri"/>
                <w:color w:val="000000" w:themeColor="text1"/>
                <w:sz w:val="20"/>
                <w:szCs w:val="20"/>
              </w:rPr>
            </w:pPr>
            <w:r w:rsidRPr="00213ADF">
              <w:rPr>
                <w:rFonts w:ascii="Consolas" w:eastAsia="Consolas" w:hAnsi="Consolas" w:cs="Consolas"/>
                <w:color w:val="000000" w:themeColor="text1"/>
                <w:sz w:val="20"/>
                <w:szCs w:val="20"/>
              </w:rPr>
              <w:lastRenderedPageBreak/>
              <w:t>);</w:t>
            </w:r>
          </w:p>
        </w:tc>
      </w:tr>
    </w:tbl>
    <w:p w14:paraId="39C1248B" w14:textId="6020AD3A" w:rsidR="008C6D16" w:rsidRDefault="008C6D16" w:rsidP="08D713EC">
      <w:pPr>
        <w:rPr>
          <w:rFonts w:ascii="Calibri" w:eastAsia="Calibri" w:hAnsi="Calibri" w:cs="Calibri"/>
          <w:b/>
          <w:bCs/>
        </w:rPr>
      </w:pPr>
    </w:p>
    <w:p w14:paraId="7177E4F4" w14:textId="0AFED69A" w:rsidR="00E03BBB" w:rsidRPr="008C6D16" w:rsidRDefault="00778256" w:rsidP="08D713EC">
      <w:pPr>
        <w:rPr>
          <w:rFonts w:ascii="Calibri" w:eastAsia="Calibri" w:hAnsi="Calibri" w:cs="Calibri"/>
          <w:b/>
          <w:bCs/>
        </w:rPr>
      </w:pPr>
      <w:r w:rsidRPr="008C6D16">
        <w:rPr>
          <w:rFonts w:ascii="Calibri" w:eastAsia="Calibri" w:hAnsi="Calibri" w:cs="Calibri"/>
          <w:b/>
          <w:bCs/>
        </w:rPr>
        <w:t>Analysis</w:t>
      </w:r>
      <w:r w:rsidR="36405A4E" w:rsidRPr="008C6D16">
        <w:rPr>
          <w:rFonts w:ascii="Calibri" w:eastAsia="Calibri" w:hAnsi="Calibri" w:cs="Calibri"/>
          <w:b/>
          <w:bCs/>
        </w:rPr>
        <w:t>:</w:t>
      </w:r>
    </w:p>
    <w:p w14:paraId="7263DCCF" w14:textId="6EC36523" w:rsidR="00183A9D" w:rsidRPr="008C6D16" w:rsidRDefault="0002381E" w:rsidP="08D713EC">
      <w:pPr>
        <w:rPr>
          <w:rFonts w:ascii="Calibri" w:eastAsia="Calibri" w:hAnsi="Calibri" w:cs="Calibri"/>
        </w:rPr>
      </w:pPr>
      <w:r w:rsidRPr="008C6D16">
        <w:rPr>
          <w:rFonts w:ascii="Calibri" w:eastAsia="Calibri" w:hAnsi="Calibri" w:cs="Calibri"/>
        </w:rPr>
        <w:t xml:space="preserve">This analysis is intended to help </w:t>
      </w:r>
      <w:r w:rsidR="005A176F" w:rsidRPr="008C6D16">
        <w:rPr>
          <w:rFonts w:ascii="Calibri" w:eastAsia="Calibri" w:hAnsi="Calibri" w:cs="Calibri"/>
        </w:rPr>
        <w:t>investors, studio executives, actors, and anyone else with an interest in the movie industry determine what metrics result in the best movies</w:t>
      </w:r>
      <w:r w:rsidR="003712E8" w:rsidRPr="008C6D16">
        <w:rPr>
          <w:rFonts w:ascii="Calibri" w:eastAsia="Calibri" w:hAnsi="Calibri" w:cs="Calibri"/>
        </w:rPr>
        <w:t>.</w:t>
      </w:r>
    </w:p>
    <w:p w14:paraId="489E1492" w14:textId="0DE8EE9B" w:rsidR="7E85BC45" w:rsidRPr="008C6D16" w:rsidRDefault="7E85BC45" w:rsidP="7E85BC45">
      <w:pPr>
        <w:rPr>
          <w:rFonts w:ascii="Calibri" w:eastAsia="Calibri" w:hAnsi="Calibri" w:cs="Calibri"/>
        </w:rPr>
      </w:pPr>
    </w:p>
    <w:p w14:paraId="13032319" w14:textId="34A328E0" w:rsidR="00E03BBB" w:rsidRPr="008C6D16" w:rsidRDefault="2C3278C5" w:rsidP="08D713EC">
      <w:pPr>
        <w:rPr>
          <w:rFonts w:ascii="Calibri" w:eastAsia="Calibri" w:hAnsi="Calibri" w:cs="Calibri"/>
          <w:u w:val="single"/>
        </w:rPr>
      </w:pPr>
      <w:r w:rsidRPr="008C6D16">
        <w:rPr>
          <w:rFonts w:ascii="Calibri" w:eastAsia="Calibri" w:hAnsi="Calibri" w:cs="Calibri"/>
          <w:b/>
          <w:u w:val="single"/>
        </w:rPr>
        <w:t xml:space="preserve">Q1: </w:t>
      </w:r>
      <w:r w:rsidR="45E8428F" w:rsidRPr="008C6D16">
        <w:rPr>
          <w:rFonts w:ascii="Calibri" w:eastAsia="Calibri" w:hAnsi="Calibri" w:cs="Calibri"/>
          <w:b/>
          <w:u w:val="single"/>
        </w:rPr>
        <w:t>What are t</w:t>
      </w:r>
      <w:r w:rsidR="5EBA03DC" w:rsidRPr="008C6D16">
        <w:rPr>
          <w:rFonts w:ascii="Calibri" w:eastAsia="Calibri" w:hAnsi="Calibri" w:cs="Calibri"/>
          <w:b/>
          <w:u w:val="single"/>
        </w:rPr>
        <w:t xml:space="preserve">he </w:t>
      </w:r>
      <w:r w:rsidR="27596E05" w:rsidRPr="008C6D16">
        <w:rPr>
          <w:rFonts w:ascii="Calibri" w:eastAsia="Calibri" w:hAnsi="Calibri" w:cs="Calibri"/>
          <w:b/>
          <w:u w:val="single"/>
        </w:rPr>
        <w:t>m</w:t>
      </w:r>
      <w:r w:rsidR="5EBA03DC" w:rsidRPr="008C6D16">
        <w:rPr>
          <w:rFonts w:ascii="Calibri" w:eastAsia="Calibri" w:hAnsi="Calibri" w:cs="Calibri"/>
          <w:b/>
          <w:u w:val="single"/>
        </w:rPr>
        <w:t xml:space="preserve">ost popular </w:t>
      </w:r>
      <w:r w:rsidR="767D71E4" w:rsidRPr="008C6D16">
        <w:rPr>
          <w:rFonts w:ascii="Calibri" w:eastAsia="Calibri" w:hAnsi="Calibri" w:cs="Calibri"/>
          <w:b/>
          <w:u w:val="single"/>
        </w:rPr>
        <w:t>l</w:t>
      </w:r>
      <w:r w:rsidR="5EBA03DC" w:rsidRPr="008C6D16">
        <w:rPr>
          <w:rFonts w:ascii="Calibri" w:eastAsia="Calibri" w:hAnsi="Calibri" w:cs="Calibri"/>
          <w:b/>
          <w:u w:val="single"/>
        </w:rPr>
        <w:t>anguage</w:t>
      </w:r>
      <w:r w:rsidR="27AA986E" w:rsidRPr="008C6D16">
        <w:rPr>
          <w:rFonts w:ascii="Calibri" w:eastAsia="Calibri" w:hAnsi="Calibri" w:cs="Calibri"/>
          <w:b/>
          <w:u w:val="single"/>
        </w:rPr>
        <w:t>s</w:t>
      </w:r>
      <w:r w:rsidR="5EBA03DC" w:rsidRPr="008C6D16">
        <w:rPr>
          <w:rFonts w:ascii="Calibri" w:eastAsia="Calibri" w:hAnsi="Calibri" w:cs="Calibri"/>
          <w:b/>
          <w:u w:val="single"/>
        </w:rPr>
        <w:t xml:space="preserve"> </w:t>
      </w:r>
      <w:r w:rsidR="4D5BD3D1" w:rsidRPr="008C6D16">
        <w:rPr>
          <w:rFonts w:ascii="Calibri" w:eastAsia="Calibri" w:hAnsi="Calibri" w:cs="Calibri"/>
          <w:b/>
          <w:u w:val="single"/>
        </w:rPr>
        <w:t>(</w:t>
      </w:r>
      <w:r w:rsidR="5EBA03DC" w:rsidRPr="008C6D16">
        <w:rPr>
          <w:rFonts w:ascii="Calibri" w:eastAsia="Calibri" w:hAnsi="Calibri" w:cs="Calibri"/>
          <w:b/>
          <w:u w:val="single"/>
        </w:rPr>
        <w:t xml:space="preserve">besides </w:t>
      </w:r>
      <w:r w:rsidR="161AE139" w:rsidRPr="008C6D16">
        <w:rPr>
          <w:rFonts w:ascii="Calibri" w:eastAsia="Calibri" w:hAnsi="Calibri" w:cs="Calibri"/>
          <w:b/>
          <w:u w:val="single"/>
        </w:rPr>
        <w:t>E</w:t>
      </w:r>
      <w:r w:rsidR="5EBA03DC" w:rsidRPr="008C6D16">
        <w:rPr>
          <w:rFonts w:ascii="Calibri" w:eastAsia="Calibri" w:hAnsi="Calibri" w:cs="Calibri"/>
          <w:b/>
          <w:u w:val="single"/>
        </w:rPr>
        <w:t>nglish</w:t>
      </w:r>
      <w:r w:rsidR="0C9459CE" w:rsidRPr="008C6D16">
        <w:rPr>
          <w:rFonts w:ascii="Calibri" w:eastAsia="Calibri" w:hAnsi="Calibri" w:cs="Calibri"/>
          <w:b/>
          <w:u w:val="single"/>
        </w:rPr>
        <w:t xml:space="preserve">) used </w:t>
      </w:r>
      <w:r w:rsidR="09DF3FA1" w:rsidRPr="008C6D16">
        <w:rPr>
          <w:rFonts w:ascii="Calibri" w:eastAsia="Calibri" w:hAnsi="Calibri" w:cs="Calibri"/>
          <w:b/>
          <w:u w:val="single"/>
        </w:rPr>
        <w:t>of</w:t>
      </w:r>
      <w:r w:rsidR="0C9459CE" w:rsidRPr="008C6D16">
        <w:rPr>
          <w:rFonts w:ascii="Calibri" w:eastAsia="Calibri" w:hAnsi="Calibri" w:cs="Calibri"/>
          <w:b/>
          <w:u w:val="single"/>
        </w:rPr>
        <w:t xml:space="preserve"> the Top </w:t>
      </w:r>
      <w:r w:rsidR="63D7329C" w:rsidRPr="008C6D16">
        <w:rPr>
          <w:rFonts w:ascii="Calibri" w:eastAsia="Calibri" w:hAnsi="Calibri" w:cs="Calibri"/>
          <w:b/>
          <w:u w:val="single"/>
        </w:rPr>
        <w:t>500</w:t>
      </w:r>
      <w:r w:rsidR="0C9459CE" w:rsidRPr="008C6D16">
        <w:rPr>
          <w:rFonts w:ascii="Calibri" w:eastAsia="Calibri" w:hAnsi="Calibri" w:cs="Calibri"/>
          <w:b/>
          <w:u w:val="single"/>
        </w:rPr>
        <w:t xml:space="preserve"> IMDB movies?</w:t>
      </w:r>
      <w:r w:rsidR="0C9459CE" w:rsidRPr="008C6D16">
        <w:rPr>
          <w:rFonts w:ascii="Calibri" w:eastAsia="Calibri" w:hAnsi="Calibri" w:cs="Calibri"/>
          <w:u w:val="single"/>
        </w:rPr>
        <w:t xml:space="preserve"> </w:t>
      </w:r>
      <w:r w:rsidR="6416044E" w:rsidRPr="008C6D16">
        <w:rPr>
          <w:rFonts w:ascii="Calibri" w:eastAsia="Calibri" w:hAnsi="Calibri" w:cs="Calibri"/>
          <w:u w:val="single"/>
        </w:rPr>
        <w:t xml:space="preserve"> </w:t>
      </w:r>
    </w:p>
    <w:p w14:paraId="75FE0BCD" w14:textId="218A1A70" w:rsidR="6D7D3749" w:rsidRPr="008C6D16" w:rsidRDefault="6416044E" w:rsidP="6D7D3749">
      <w:pPr>
        <w:rPr>
          <w:rFonts w:ascii="Calibri" w:eastAsia="Calibri" w:hAnsi="Calibri" w:cs="Calibri"/>
        </w:rPr>
      </w:pPr>
      <w:r w:rsidRPr="008C6D16">
        <w:rPr>
          <w:rFonts w:ascii="Calibri" w:eastAsia="Calibri" w:hAnsi="Calibri" w:cs="Calibri"/>
        </w:rPr>
        <w:t xml:space="preserve">Our simple query will search for the </w:t>
      </w:r>
      <w:r w:rsidR="1EB6E7DE" w:rsidRPr="008C6D16">
        <w:rPr>
          <w:rFonts w:ascii="Calibri" w:eastAsia="Calibri" w:hAnsi="Calibri" w:cs="Calibri"/>
        </w:rPr>
        <w:t>languages</w:t>
      </w:r>
      <w:r w:rsidRPr="008C6D16">
        <w:rPr>
          <w:rFonts w:ascii="Calibri" w:eastAsia="Calibri" w:hAnsi="Calibri" w:cs="Calibri"/>
        </w:rPr>
        <w:t xml:space="preserve"> used in the top 500 movies according to IMDB besides English. Our search has resulted in </w:t>
      </w:r>
      <w:r w:rsidR="014DAE7E" w:rsidRPr="008C6D16">
        <w:rPr>
          <w:rFonts w:ascii="Calibri" w:eastAsia="Calibri" w:hAnsi="Calibri" w:cs="Calibri"/>
        </w:rPr>
        <w:t xml:space="preserve">the top results in order of French, Spanish, German, Italian, and Latin. We decided to display these results as a pie chart for </w:t>
      </w:r>
      <w:r w:rsidR="1433FEE3" w:rsidRPr="008C6D16">
        <w:rPr>
          <w:rFonts w:ascii="Calibri" w:eastAsia="Calibri" w:hAnsi="Calibri" w:cs="Calibri"/>
        </w:rPr>
        <w:t>easy</w:t>
      </w:r>
      <w:r w:rsidR="014DAE7E" w:rsidRPr="008C6D16">
        <w:rPr>
          <w:rFonts w:ascii="Calibri" w:eastAsia="Calibri" w:hAnsi="Calibri" w:cs="Calibri"/>
        </w:rPr>
        <w:t xml:space="preserve"> viewin</w:t>
      </w:r>
      <w:r w:rsidR="6C9DC909" w:rsidRPr="008C6D16">
        <w:rPr>
          <w:rFonts w:ascii="Calibri" w:eastAsia="Calibri" w:hAnsi="Calibri" w:cs="Calibri"/>
        </w:rPr>
        <w:t>g.</w:t>
      </w:r>
    </w:p>
    <w:tbl>
      <w:tblPr>
        <w:tblStyle w:val="TableGrid"/>
        <w:tblW w:w="0" w:type="auto"/>
        <w:tblLook w:val="04A0" w:firstRow="1" w:lastRow="0" w:firstColumn="1" w:lastColumn="0" w:noHBand="0" w:noVBand="1"/>
      </w:tblPr>
      <w:tblGrid>
        <w:gridCol w:w="9350"/>
      </w:tblGrid>
      <w:tr w:rsidR="004A16B6" w:rsidRPr="008C6D16" w14:paraId="2F142287" w14:textId="77777777" w:rsidTr="004A16B6">
        <w:tc>
          <w:tcPr>
            <w:tcW w:w="9350" w:type="dxa"/>
          </w:tcPr>
          <w:p w14:paraId="5ACECBF9" w14:textId="77777777" w:rsidR="004A16B6" w:rsidRPr="008C6D16" w:rsidRDefault="004A16B6" w:rsidP="004A16B6">
            <w:pPr>
              <w:contextualSpacing/>
              <w:rPr>
                <w:rFonts w:ascii="Consolas" w:eastAsia="Consolas" w:hAnsi="Consolas" w:cs="Consolas"/>
                <w:sz w:val="20"/>
                <w:szCs w:val="20"/>
              </w:rPr>
            </w:pPr>
            <w:r w:rsidRPr="008C6D16">
              <w:rPr>
                <w:rFonts w:ascii="Consolas" w:eastAsia="Consolas" w:hAnsi="Consolas" w:cs="Consolas"/>
                <w:sz w:val="20"/>
                <w:szCs w:val="20"/>
              </w:rPr>
              <w:t>SELECT COUNT(language) AS TOTALLANGUAGE, language</w:t>
            </w:r>
          </w:p>
          <w:p w14:paraId="4A73F6A2" w14:textId="77777777" w:rsidR="004A16B6" w:rsidRPr="008C6D16" w:rsidRDefault="004A16B6" w:rsidP="004A16B6">
            <w:pPr>
              <w:ind w:firstLine="720"/>
              <w:contextualSpacing/>
              <w:rPr>
                <w:rFonts w:ascii="Consolas" w:eastAsia="Consolas" w:hAnsi="Consolas" w:cs="Consolas"/>
                <w:sz w:val="20"/>
                <w:szCs w:val="20"/>
              </w:rPr>
            </w:pPr>
            <w:r w:rsidRPr="008C6D16">
              <w:rPr>
                <w:rFonts w:ascii="Consolas" w:eastAsia="Consolas" w:hAnsi="Consolas" w:cs="Consolas"/>
                <w:sz w:val="20"/>
                <w:szCs w:val="20"/>
              </w:rPr>
              <w:t>FROM LANGUAGE</w:t>
            </w:r>
          </w:p>
          <w:p w14:paraId="5DC98342" w14:textId="77777777" w:rsidR="004A16B6" w:rsidRPr="008C6D16" w:rsidRDefault="004A16B6" w:rsidP="004A16B6">
            <w:pPr>
              <w:ind w:firstLine="720"/>
              <w:contextualSpacing/>
              <w:rPr>
                <w:rFonts w:ascii="Consolas" w:eastAsia="Consolas" w:hAnsi="Consolas" w:cs="Consolas"/>
                <w:sz w:val="20"/>
                <w:szCs w:val="20"/>
              </w:rPr>
            </w:pPr>
            <w:r w:rsidRPr="008C6D16">
              <w:rPr>
                <w:rFonts w:ascii="Consolas" w:eastAsia="Consolas" w:hAnsi="Consolas" w:cs="Consolas"/>
                <w:sz w:val="20"/>
                <w:szCs w:val="20"/>
              </w:rPr>
              <w:t>WHERE language != 'English'</w:t>
            </w:r>
          </w:p>
          <w:p w14:paraId="16BD7616" w14:textId="77777777" w:rsidR="004A16B6" w:rsidRPr="008C6D16" w:rsidRDefault="004A16B6" w:rsidP="004A16B6">
            <w:pPr>
              <w:ind w:firstLine="720"/>
              <w:contextualSpacing/>
              <w:rPr>
                <w:rFonts w:ascii="Consolas" w:eastAsia="Consolas" w:hAnsi="Consolas" w:cs="Consolas"/>
                <w:sz w:val="20"/>
                <w:szCs w:val="20"/>
              </w:rPr>
            </w:pPr>
            <w:r w:rsidRPr="008C6D16">
              <w:rPr>
                <w:rFonts w:ascii="Consolas" w:eastAsia="Consolas" w:hAnsi="Consolas" w:cs="Consolas"/>
                <w:sz w:val="20"/>
                <w:szCs w:val="20"/>
              </w:rPr>
              <w:t>GROUP BY language</w:t>
            </w:r>
          </w:p>
          <w:p w14:paraId="7D67EE2C" w14:textId="77777777" w:rsidR="004A16B6" w:rsidRPr="008C6D16" w:rsidRDefault="004A16B6" w:rsidP="004A16B6">
            <w:pPr>
              <w:ind w:firstLine="720"/>
              <w:contextualSpacing/>
              <w:rPr>
                <w:rFonts w:ascii="Consolas" w:eastAsia="Consolas" w:hAnsi="Consolas" w:cs="Consolas"/>
                <w:sz w:val="20"/>
                <w:szCs w:val="20"/>
              </w:rPr>
            </w:pPr>
            <w:r w:rsidRPr="008C6D16">
              <w:rPr>
                <w:rFonts w:ascii="Consolas" w:eastAsia="Consolas" w:hAnsi="Consolas" w:cs="Consolas"/>
                <w:sz w:val="20"/>
                <w:szCs w:val="20"/>
              </w:rPr>
              <w:t>ORDER BY TOTALLANGUAGE DESC</w:t>
            </w:r>
          </w:p>
          <w:p w14:paraId="76C64363" w14:textId="1729196E" w:rsidR="004A16B6" w:rsidRPr="008C6D16" w:rsidRDefault="004A16B6" w:rsidP="004A16B6">
            <w:pPr>
              <w:contextualSpacing/>
              <w:rPr>
                <w:rFonts w:ascii="Consolas" w:eastAsia="Consolas" w:hAnsi="Consolas" w:cs="Consolas"/>
                <w:sz w:val="20"/>
                <w:szCs w:val="20"/>
              </w:rPr>
            </w:pPr>
            <w:r w:rsidRPr="008C6D16">
              <w:rPr>
                <w:rFonts w:ascii="Consolas" w:eastAsia="Consolas" w:hAnsi="Consolas" w:cs="Consolas"/>
                <w:sz w:val="20"/>
                <w:szCs w:val="20"/>
              </w:rPr>
              <w:t>FETCH FIRST 5 ROWS ONLY;</w:t>
            </w:r>
          </w:p>
        </w:tc>
      </w:tr>
    </w:tbl>
    <w:p w14:paraId="30BCB3A4" w14:textId="348B3075" w:rsidR="1E547D01" w:rsidRPr="008C6D16" w:rsidRDefault="1E547D01" w:rsidP="6602D0DD">
      <w:pPr>
        <w:spacing w:line="240" w:lineRule="auto"/>
        <w:ind w:firstLine="720"/>
        <w:contextualSpacing/>
        <w:rPr>
          <w:rFonts w:ascii="Consolas" w:eastAsia="Consolas" w:hAnsi="Consolas" w:cs="Consolas"/>
          <w:sz w:val="20"/>
          <w:szCs w:val="20"/>
        </w:rPr>
      </w:pPr>
    </w:p>
    <w:p w14:paraId="324E839A" w14:textId="2CA33109" w:rsidR="6602D0DD" w:rsidRPr="008C6D16" w:rsidRDefault="6602D0DD" w:rsidP="6602D0DD">
      <w:pPr>
        <w:spacing w:line="240" w:lineRule="auto"/>
        <w:ind w:firstLine="720"/>
        <w:contextualSpacing/>
        <w:rPr>
          <w:rFonts w:ascii="Consolas" w:eastAsia="Consolas" w:hAnsi="Consolas" w:cs="Consolas"/>
          <w:sz w:val="20"/>
          <w:szCs w:val="20"/>
        </w:rPr>
      </w:pPr>
    </w:p>
    <w:p w14:paraId="58C2979D" w14:textId="3F9266EE" w:rsidR="00F077FE" w:rsidRPr="008C6D16" w:rsidRDefault="00541D89" w:rsidP="7383085F">
      <w:pPr>
        <w:jc w:val="center"/>
        <w:rPr>
          <w:rFonts w:ascii="Calibri" w:eastAsia="Calibri" w:hAnsi="Calibri" w:cs="Calibri"/>
          <w:i/>
          <w:iCs/>
          <w:sz w:val="20"/>
          <w:szCs w:val="20"/>
        </w:rPr>
      </w:pPr>
      <w:r w:rsidRPr="008C6D16">
        <w:rPr>
          <w:noProof/>
          <w:sz w:val="20"/>
          <w:szCs w:val="20"/>
        </w:rPr>
        <w:drawing>
          <wp:inline distT="0" distB="0" distL="0" distR="0" wp14:anchorId="3AA851D2" wp14:editId="53EDF809">
            <wp:extent cx="5943600" cy="851535"/>
            <wp:effectExtent l="0" t="0" r="0" b="5715"/>
            <wp:docPr id="942807180" name="Picture 942807180" descr="A black and grey strip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807180"/>
                    <pic:cNvPicPr/>
                  </pic:nvPicPr>
                  <pic:blipFill>
                    <a:blip r:embed="rId10">
                      <a:extLst>
                        <a:ext uri="{28A0092B-C50C-407E-A947-70E740481C1C}">
                          <a14:useLocalDpi xmlns:a14="http://schemas.microsoft.com/office/drawing/2010/main" val="0"/>
                        </a:ext>
                      </a:extLst>
                    </a:blip>
                    <a:stretch>
                      <a:fillRect/>
                    </a:stretch>
                  </pic:blipFill>
                  <pic:spPr>
                    <a:xfrm>
                      <a:off x="0" y="0"/>
                      <a:ext cx="5943600" cy="851535"/>
                    </a:xfrm>
                    <a:prstGeom prst="rect">
                      <a:avLst/>
                    </a:prstGeom>
                  </pic:spPr>
                </pic:pic>
              </a:graphicData>
            </a:graphic>
          </wp:inline>
        </w:drawing>
      </w:r>
      <w:r w:rsidR="0303B2D7" w:rsidRPr="008C6D16">
        <w:rPr>
          <w:rFonts w:ascii="Calibri" w:eastAsia="Calibri" w:hAnsi="Calibri" w:cs="Calibri"/>
          <w:i/>
          <w:iCs/>
          <w:sz w:val="20"/>
          <w:szCs w:val="20"/>
        </w:rPr>
        <w:t>Figure 3: Most Popular Language Table</w:t>
      </w:r>
    </w:p>
    <w:p w14:paraId="62F36C0E" w14:textId="3B50B9D6" w:rsidR="00F077FE" w:rsidRPr="008C6D16" w:rsidRDefault="00F077FE" w:rsidP="08D713EC">
      <w:pPr>
        <w:rPr>
          <w:rFonts w:ascii="Consolas" w:eastAsia="Consolas" w:hAnsi="Consolas" w:cs="Consolas"/>
          <w:sz w:val="20"/>
          <w:szCs w:val="20"/>
        </w:rPr>
      </w:pPr>
    </w:p>
    <w:p w14:paraId="2B256753" w14:textId="0188FF11" w:rsidR="00E03BBB" w:rsidRPr="008C6D16" w:rsidRDefault="00EE124B" w:rsidP="08D713EC">
      <w:pPr>
        <w:rPr>
          <w:rFonts w:ascii="Calibri" w:eastAsia="Calibri" w:hAnsi="Calibri" w:cs="Calibri"/>
          <w:b/>
          <w:u w:val="single"/>
        </w:rPr>
      </w:pPr>
      <w:r w:rsidRPr="008C6D16">
        <w:rPr>
          <w:rFonts w:ascii="Calibri" w:eastAsia="Calibri" w:hAnsi="Calibri" w:cs="Calibri"/>
          <w:b/>
          <w:bCs/>
          <w:u w:val="single"/>
        </w:rPr>
        <w:t xml:space="preserve">Q2: </w:t>
      </w:r>
      <w:r w:rsidR="136AD44C" w:rsidRPr="008C6D16">
        <w:rPr>
          <w:rFonts w:ascii="Calibri" w:eastAsia="Calibri" w:hAnsi="Calibri" w:cs="Calibri"/>
          <w:b/>
          <w:u w:val="single"/>
        </w:rPr>
        <w:t>What is the average</w:t>
      </w:r>
      <w:r w:rsidR="1D5EE90E" w:rsidRPr="008C6D16">
        <w:rPr>
          <w:rFonts w:ascii="Calibri" w:eastAsia="Calibri" w:hAnsi="Calibri" w:cs="Calibri"/>
          <w:b/>
          <w:u w:val="single"/>
        </w:rPr>
        <w:t xml:space="preserve"> IMDB </w:t>
      </w:r>
      <w:r w:rsidR="136AD44C" w:rsidRPr="008C6D16">
        <w:rPr>
          <w:rFonts w:ascii="Calibri" w:eastAsia="Calibri" w:hAnsi="Calibri" w:cs="Calibri"/>
          <w:b/>
          <w:u w:val="single"/>
        </w:rPr>
        <w:t>rating</w:t>
      </w:r>
      <w:r w:rsidR="1D5EE90E" w:rsidRPr="008C6D16">
        <w:rPr>
          <w:rFonts w:ascii="Calibri" w:eastAsia="Calibri" w:hAnsi="Calibri" w:cs="Calibri"/>
          <w:b/>
          <w:u w:val="single"/>
        </w:rPr>
        <w:t xml:space="preserve"> per </w:t>
      </w:r>
      <w:r w:rsidR="7D9D4DB6" w:rsidRPr="008C6D16">
        <w:rPr>
          <w:rFonts w:ascii="Calibri" w:eastAsia="Calibri" w:hAnsi="Calibri" w:cs="Calibri"/>
          <w:b/>
          <w:u w:val="single"/>
        </w:rPr>
        <w:t>genre</w:t>
      </w:r>
      <w:r w:rsidR="6A32E61F" w:rsidRPr="008C6D16">
        <w:rPr>
          <w:rFonts w:ascii="Calibri" w:eastAsia="Calibri" w:hAnsi="Calibri" w:cs="Calibri"/>
          <w:b/>
          <w:u w:val="single"/>
        </w:rPr>
        <w:t>?</w:t>
      </w:r>
      <w:r w:rsidR="5AAF83BA" w:rsidRPr="008C6D16">
        <w:rPr>
          <w:rFonts w:ascii="Calibri" w:eastAsia="Calibri" w:hAnsi="Calibri" w:cs="Calibri"/>
          <w:b/>
          <w:u w:val="single"/>
        </w:rPr>
        <w:t xml:space="preserve"> </w:t>
      </w:r>
    </w:p>
    <w:p w14:paraId="5AF2E3C5" w14:textId="0F29ED37" w:rsidR="6336CB98" w:rsidRPr="008C6D16" w:rsidRDefault="5AAF83BA" w:rsidP="6336CB98">
      <w:pPr>
        <w:rPr>
          <w:rFonts w:ascii="Calibri" w:eastAsia="Calibri" w:hAnsi="Calibri" w:cs="Calibri"/>
        </w:rPr>
      </w:pPr>
      <w:r w:rsidRPr="008C6D16">
        <w:rPr>
          <w:rFonts w:ascii="Calibri" w:eastAsia="Calibri" w:hAnsi="Calibri" w:cs="Calibri"/>
        </w:rPr>
        <w:t xml:space="preserve">Our </w:t>
      </w:r>
      <w:r w:rsidR="5B33B5DC" w:rsidRPr="008C6D16">
        <w:rPr>
          <w:rFonts w:ascii="Calibri" w:eastAsia="Calibri" w:hAnsi="Calibri" w:cs="Calibri"/>
        </w:rPr>
        <w:t>join</w:t>
      </w:r>
      <w:r w:rsidRPr="008C6D16">
        <w:rPr>
          <w:rFonts w:ascii="Calibri" w:eastAsia="Calibri" w:hAnsi="Calibri" w:cs="Calibri"/>
        </w:rPr>
        <w:t xml:space="preserve"> query will search for the average rating </w:t>
      </w:r>
      <w:r w:rsidR="07290A04" w:rsidRPr="008C6D16">
        <w:rPr>
          <w:rFonts w:ascii="Calibri" w:eastAsia="Calibri" w:hAnsi="Calibri" w:cs="Calibri"/>
        </w:rPr>
        <w:t xml:space="preserve">per </w:t>
      </w:r>
      <w:r w:rsidR="43D2F364" w:rsidRPr="008C6D16">
        <w:rPr>
          <w:rFonts w:ascii="Calibri" w:eastAsia="Calibri" w:hAnsi="Calibri" w:cs="Calibri"/>
        </w:rPr>
        <w:t>genre</w:t>
      </w:r>
      <w:r w:rsidR="07290A04" w:rsidRPr="008C6D16">
        <w:rPr>
          <w:rFonts w:ascii="Calibri" w:eastAsia="Calibri" w:hAnsi="Calibri" w:cs="Calibri"/>
        </w:rPr>
        <w:t xml:space="preserve"> within</w:t>
      </w:r>
      <w:r w:rsidRPr="008C6D16">
        <w:rPr>
          <w:rFonts w:ascii="Calibri" w:eastAsia="Calibri" w:hAnsi="Calibri" w:cs="Calibri"/>
        </w:rPr>
        <w:t xml:space="preserve"> the top 500</w:t>
      </w:r>
      <w:r w:rsidR="696E693E" w:rsidRPr="008C6D16">
        <w:rPr>
          <w:rFonts w:ascii="Calibri" w:eastAsia="Calibri" w:hAnsi="Calibri" w:cs="Calibri"/>
        </w:rPr>
        <w:t xml:space="preserve"> movies</w:t>
      </w:r>
      <w:r w:rsidR="19D89B0E" w:rsidRPr="008C6D16">
        <w:rPr>
          <w:rFonts w:ascii="Calibri" w:eastAsia="Calibri" w:hAnsi="Calibri" w:cs="Calibri"/>
        </w:rPr>
        <w:t xml:space="preserve">. </w:t>
      </w:r>
      <w:r w:rsidR="0B94A497" w:rsidRPr="008C6D16">
        <w:rPr>
          <w:rFonts w:ascii="Calibri" w:eastAsia="Calibri" w:hAnsi="Calibri" w:cs="Calibri"/>
        </w:rPr>
        <w:t xml:space="preserve">Of the 21 </w:t>
      </w:r>
      <w:r w:rsidR="68DDD3E4" w:rsidRPr="008C6D16">
        <w:rPr>
          <w:rFonts w:ascii="Calibri" w:eastAsia="Calibri" w:hAnsi="Calibri" w:cs="Calibri"/>
        </w:rPr>
        <w:t>genres</w:t>
      </w:r>
      <w:r w:rsidR="6E1345D4" w:rsidRPr="008C6D16">
        <w:rPr>
          <w:rFonts w:ascii="Calibri" w:eastAsia="Calibri" w:hAnsi="Calibri" w:cs="Calibri"/>
        </w:rPr>
        <w:t>, they have very similar average ratings, so we ensured the numbers went to the hundred places. Of the 21 genres, they had</w:t>
      </w:r>
      <w:r w:rsidR="341BA1DD" w:rsidRPr="008C6D16">
        <w:rPr>
          <w:rFonts w:ascii="Calibri" w:eastAsia="Calibri" w:hAnsi="Calibri" w:cs="Calibri"/>
        </w:rPr>
        <w:t xml:space="preserve"> average ratings of between 8.</w:t>
      </w:r>
      <w:r w:rsidR="50A0202C" w:rsidRPr="008C6D16">
        <w:rPr>
          <w:rFonts w:ascii="Calibri" w:eastAsia="Calibri" w:hAnsi="Calibri" w:cs="Calibri"/>
        </w:rPr>
        <w:t>12 to 8.3</w:t>
      </w:r>
      <w:r w:rsidR="5A24AC1B" w:rsidRPr="008C6D16">
        <w:rPr>
          <w:rFonts w:ascii="Calibri" w:eastAsia="Calibri" w:hAnsi="Calibri" w:cs="Calibri"/>
        </w:rPr>
        <w:t>2</w:t>
      </w:r>
      <w:r w:rsidR="50A0202C" w:rsidRPr="008C6D16">
        <w:rPr>
          <w:rFonts w:ascii="Calibri" w:eastAsia="Calibri" w:hAnsi="Calibri" w:cs="Calibri"/>
        </w:rPr>
        <w:t xml:space="preserve">. </w:t>
      </w:r>
      <w:r w:rsidR="0B94A497" w:rsidRPr="008C6D16">
        <w:rPr>
          <w:rFonts w:ascii="Calibri" w:eastAsia="Calibri" w:hAnsi="Calibri" w:cs="Calibri"/>
        </w:rPr>
        <w:t xml:space="preserve"> </w:t>
      </w:r>
      <w:r w:rsidR="5CC549A6" w:rsidRPr="008C6D16">
        <w:rPr>
          <w:rFonts w:ascii="Calibri" w:eastAsia="Calibri" w:hAnsi="Calibri" w:cs="Calibri"/>
        </w:rPr>
        <w:t>Lowest is both Film-Noir and Sport and Highest is both Crime + Music.</w:t>
      </w:r>
    </w:p>
    <w:tbl>
      <w:tblPr>
        <w:tblStyle w:val="TableGrid"/>
        <w:tblW w:w="0" w:type="auto"/>
        <w:tblLook w:val="04A0" w:firstRow="1" w:lastRow="0" w:firstColumn="1" w:lastColumn="0" w:noHBand="0" w:noVBand="1"/>
      </w:tblPr>
      <w:tblGrid>
        <w:gridCol w:w="9350"/>
      </w:tblGrid>
      <w:tr w:rsidR="004A16B6" w:rsidRPr="008C6D16" w14:paraId="24F2CA61" w14:textId="77777777" w:rsidTr="004A16B6">
        <w:tc>
          <w:tcPr>
            <w:tcW w:w="9350" w:type="dxa"/>
          </w:tcPr>
          <w:p w14:paraId="0B50602E" w14:textId="77777777" w:rsidR="004A16B6" w:rsidRPr="008C6D16" w:rsidRDefault="004A16B6" w:rsidP="004A16B6">
            <w:pPr>
              <w:contextualSpacing/>
              <w:rPr>
                <w:rFonts w:ascii="Consolas" w:eastAsia="Consolas" w:hAnsi="Consolas" w:cs="Consolas"/>
                <w:sz w:val="20"/>
                <w:szCs w:val="20"/>
              </w:rPr>
            </w:pPr>
            <w:r w:rsidRPr="008C6D16">
              <w:rPr>
                <w:rFonts w:ascii="Consolas" w:eastAsia="Consolas" w:hAnsi="Consolas" w:cs="Consolas"/>
                <w:sz w:val="20"/>
                <w:szCs w:val="20"/>
              </w:rPr>
              <w:t>SELECT ROUND(AVG(MOVIE.IMDBRATING),2) AS AVERAGEIMDB, GENRE.GENRE</w:t>
            </w:r>
          </w:p>
          <w:p w14:paraId="25867604" w14:textId="77777777" w:rsidR="004A16B6" w:rsidRPr="008C6D16" w:rsidRDefault="004A16B6" w:rsidP="004A16B6">
            <w:pPr>
              <w:ind w:firstLine="720"/>
              <w:contextualSpacing/>
              <w:rPr>
                <w:rFonts w:ascii="Consolas" w:eastAsia="Consolas" w:hAnsi="Consolas" w:cs="Consolas"/>
                <w:sz w:val="20"/>
                <w:szCs w:val="20"/>
              </w:rPr>
            </w:pPr>
            <w:r w:rsidRPr="008C6D16">
              <w:rPr>
                <w:rFonts w:ascii="Consolas" w:eastAsia="Consolas" w:hAnsi="Consolas" w:cs="Consolas"/>
                <w:sz w:val="20"/>
                <w:szCs w:val="20"/>
              </w:rPr>
              <w:t>FROM MOVIE</w:t>
            </w:r>
          </w:p>
          <w:p w14:paraId="326A3EDC" w14:textId="77777777" w:rsidR="004A16B6" w:rsidRPr="008C6D16" w:rsidRDefault="004A16B6" w:rsidP="004A16B6">
            <w:pPr>
              <w:ind w:firstLine="720"/>
              <w:contextualSpacing/>
              <w:rPr>
                <w:rFonts w:ascii="Consolas" w:eastAsia="Consolas" w:hAnsi="Consolas" w:cs="Consolas"/>
                <w:sz w:val="20"/>
                <w:szCs w:val="20"/>
              </w:rPr>
            </w:pPr>
            <w:r w:rsidRPr="008C6D16">
              <w:rPr>
                <w:rFonts w:ascii="Consolas" w:eastAsia="Consolas" w:hAnsi="Consolas" w:cs="Consolas"/>
                <w:sz w:val="20"/>
                <w:szCs w:val="20"/>
              </w:rPr>
              <w:t>JOIN GENRE ON GENRE.MOVIEID = MOVIE.MOVIEID</w:t>
            </w:r>
          </w:p>
          <w:p w14:paraId="1B9457A3" w14:textId="1CCEE206" w:rsidR="004A16B6" w:rsidRPr="008C6D16" w:rsidRDefault="004A16B6" w:rsidP="002A5002">
            <w:pPr>
              <w:ind w:firstLine="720"/>
              <w:contextualSpacing/>
              <w:rPr>
                <w:rFonts w:ascii="Consolas" w:eastAsia="Consolas" w:hAnsi="Consolas" w:cs="Consolas"/>
                <w:sz w:val="20"/>
                <w:szCs w:val="20"/>
              </w:rPr>
            </w:pPr>
            <w:r w:rsidRPr="008C6D16">
              <w:rPr>
                <w:rFonts w:ascii="Consolas" w:eastAsia="Consolas" w:hAnsi="Consolas" w:cs="Consolas"/>
                <w:sz w:val="20"/>
                <w:szCs w:val="20"/>
              </w:rPr>
              <w:t>GROUP BY GENRE.GENRE;</w:t>
            </w:r>
          </w:p>
        </w:tc>
      </w:tr>
      <w:tr w:rsidR="002A5002" w:rsidRPr="008C6D16" w14:paraId="6E001DC1" w14:textId="77777777" w:rsidTr="004A16B6">
        <w:tc>
          <w:tcPr>
            <w:tcW w:w="9350" w:type="dxa"/>
          </w:tcPr>
          <w:p w14:paraId="065B0CA1" w14:textId="77777777" w:rsidR="002A5002" w:rsidRPr="008C6D16" w:rsidRDefault="002A5002" w:rsidP="004A16B6">
            <w:pPr>
              <w:contextualSpacing/>
              <w:rPr>
                <w:rFonts w:ascii="Consolas" w:eastAsia="Consolas" w:hAnsi="Consolas" w:cs="Consolas"/>
                <w:sz w:val="20"/>
                <w:szCs w:val="20"/>
              </w:rPr>
            </w:pPr>
          </w:p>
        </w:tc>
      </w:tr>
    </w:tbl>
    <w:p w14:paraId="2E2C6688" w14:textId="3CE41C2F" w:rsidR="00EE124B" w:rsidRDefault="79194D7C" w:rsidP="7CB96C9F">
      <w:pPr>
        <w:rPr>
          <w:rFonts w:ascii="Calibri" w:eastAsia="Calibri" w:hAnsi="Calibri" w:cs="Calibri"/>
          <w:b/>
          <w:sz w:val="24"/>
          <w:szCs w:val="24"/>
          <w:u w:val="single"/>
        </w:rPr>
      </w:pPr>
      <w:r>
        <w:rPr>
          <w:noProof/>
        </w:rPr>
        <w:lastRenderedPageBreak/>
        <w:drawing>
          <wp:inline distT="0" distB="0" distL="0" distR="0" wp14:anchorId="696205DE" wp14:editId="0453ADF7">
            <wp:extent cx="5834864" cy="1495184"/>
            <wp:effectExtent l="0" t="0" r="0" b="0"/>
            <wp:docPr id="1671175076" name="Picture 1671175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1175076"/>
                    <pic:cNvPicPr/>
                  </pic:nvPicPr>
                  <pic:blipFill>
                    <a:blip r:embed="rId11">
                      <a:extLst>
                        <a:ext uri="{28A0092B-C50C-407E-A947-70E740481C1C}">
                          <a14:useLocalDpi xmlns:a14="http://schemas.microsoft.com/office/drawing/2010/main" val="0"/>
                        </a:ext>
                      </a:extLst>
                    </a:blip>
                    <a:stretch>
                      <a:fillRect/>
                    </a:stretch>
                  </pic:blipFill>
                  <pic:spPr>
                    <a:xfrm>
                      <a:off x="0" y="0"/>
                      <a:ext cx="5834864" cy="1495184"/>
                    </a:xfrm>
                    <a:prstGeom prst="rect">
                      <a:avLst/>
                    </a:prstGeom>
                  </pic:spPr>
                </pic:pic>
              </a:graphicData>
            </a:graphic>
          </wp:inline>
        </w:drawing>
      </w:r>
    </w:p>
    <w:p w14:paraId="76FF36B6" w14:textId="1AEE302D" w:rsidR="68B8EFF6" w:rsidRPr="008C6D16" w:rsidRDefault="68B8EFF6" w:rsidP="7383085F">
      <w:pPr>
        <w:jc w:val="center"/>
        <w:rPr>
          <w:rFonts w:ascii="Calibri" w:eastAsia="Calibri" w:hAnsi="Calibri" w:cs="Calibri"/>
          <w:i/>
          <w:iCs/>
          <w:sz w:val="20"/>
          <w:szCs w:val="20"/>
        </w:rPr>
      </w:pPr>
      <w:r w:rsidRPr="008C6D16">
        <w:rPr>
          <w:rFonts w:ascii="Calibri" w:eastAsia="Calibri" w:hAnsi="Calibri" w:cs="Calibri"/>
          <w:i/>
          <w:iCs/>
          <w:sz w:val="20"/>
          <w:szCs w:val="20"/>
        </w:rPr>
        <w:t>Figure 4: Average IM</w:t>
      </w:r>
      <w:r w:rsidR="5D73EDA0" w:rsidRPr="008C6D16">
        <w:rPr>
          <w:rFonts w:ascii="Calibri" w:eastAsia="Calibri" w:hAnsi="Calibri" w:cs="Calibri"/>
          <w:i/>
          <w:iCs/>
          <w:sz w:val="20"/>
          <w:szCs w:val="20"/>
        </w:rPr>
        <w:t>DB</w:t>
      </w:r>
      <w:r w:rsidRPr="008C6D16">
        <w:rPr>
          <w:rFonts w:ascii="Calibri" w:eastAsia="Calibri" w:hAnsi="Calibri" w:cs="Calibri"/>
          <w:i/>
          <w:iCs/>
          <w:sz w:val="20"/>
          <w:szCs w:val="20"/>
        </w:rPr>
        <w:t>rating per genre Table</w:t>
      </w:r>
    </w:p>
    <w:p w14:paraId="39ADC5A2" w14:textId="286E0EAD" w:rsidR="00E03BBB" w:rsidRPr="008C6D16" w:rsidRDefault="00EE124B" w:rsidP="08D713EC">
      <w:pPr>
        <w:rPr>
          <w:rFonts w:ascii="Calibri" w:eastAsia="Calibri" w:hAnsi="Calibri" w:cs="Calibri"/>
        </w:rPr>
      </w:pPr>
      <w:r w:rsidRPr="008C6D16">
        <w:rPr>
          <w:rFonts w:ascii="Calibri" w:eastAsia="Calibri" w:hAnsi="Calibri" w:cs="Calibri"/>
          <w:b/>
          <w:bCs/>
          <w:u w:val="single"/>
        </w:rPr>
        <w:t xml:space="preserve">Q3: </w:t>
      </w:r>
      <w:r w:rsidR="4783542B" w:rsidRPr="008C6D16">
        <w:rPr>
          <w:rFonts w:ascii="Calibri" w:eastAsia="Calibri" w:hAnsi="Calibri" w:cs="Calibri"/>
          <w:b/>
          <w:u w:val="single"/>
        </w:rPr>
        <w:t>What is the average IMDB rating per decade?</w:t>
      </w:r>
    </w:p>
    <w:p w14:paraId="5D2034B1" w14:textId="2FE3CFE1" w:rsidR="00E21262" w:rsidRPr="008C6D16" w:rsidRDefault="4783542B" w:rsidP="7CB96C9F">
      <w:pPr>
        <w:rPr>
          <w:rFonts w:ascii="Calibri" w:eastAsia="Calibri" w:hAnsi="Calibri" w:cs="Calibri"/>
        </w:rPr>
      </w:pPr>
      <w:r w:rsidRPr="008C6D16">
        <w:rPr>
          <w:rFonts w:ascii="Calibri" w:eastAsia="Calibri" w:hAnsi="Calibri" w:cs="Calibri"/>
        </w:rPr>
        <w:t xml:space="preserve">Our advance query will search for the average rating per decade within the top 500 movies. Of the 21 decades, they have very similar average ratings, so we ensured the numbers went to the hundred places. Of the </w:t>
      </w:r>
      <w:r w:rsidR="1DB8FAC3" w:rsidRPr="008C6D16">
        <w:rPr>
          <w:rFonts w:ascii="Calibri" w:eastAsia="Calibri" w:hAnsi="Calibri" w:cs="Calibri"/>
        </w:rPr>
        <w:t>7</w:t>
      </w:r>
      <w:r w:rsidRPr="008C6D16">
        <w:rPr>
          <w:rFonts w:ascii="Calibri" w:eastAsia="Calibri" w:hAnsi="Calibri" w:cs="Calibri"/>
        </w:rPr>
        <w:t xml:space="preserve"> decades, they had average ratings of between </w:t>
      </w:r>
      <w:r w:rsidR="3F77BC9E" w:rsidRPr="008C6D16">
        <w:rPr>
          <w:rFonts w:ascii="Calibri" w:eastAsia="Calibri" w:hAnsi="Calibri" w:cs="Calibri"/>
        </w:rPr>
        <w:t>8.18</w:t>
      </w:r>
      <w:r w:rsidRPr="008C6D16">
        <w:rPr>
          <w:rFonts w:ascii="Calibri" w:eastAsia="Calibri" w:hAnsi="Calibri" w:cs="Calibri"/>
        </w:rPr>
        <w:t xml:space="preserve"> to </w:t>
      </w:r>
      <w:r w:rsidR="6E596CC4" w:rsidRPr="008C6D16">
        <w:rPr>
          <w:rFonts w:ascii="Calibri" w:eastAsia="Calibri" w:hAnsi="Calibri" w:cs="Calibri"/>
        </w:rPr>
        <w:t>8.35</w:t>
      </w:r>
      <w:r w:rsidRPr="008C6D16">
        <w:rPr>
          <w:rFonts w:ascii="Calibri" w:eastAsia="Calibri" w:hAnsi="Calibri" w:cs="Calibri"/>
        </w:rPr>
        <w:t>.</w:t>
      </w:r>
      <w:r w:rsidR="14090EB1" w:rsidRPr="008C6D16">
        <w:rPr>
          <w:rFonts w:ascii="Calibri" w:eastAsia="Calibri" w:hAnsi="Calibri" w:cs="Calibri"/>
        </w:rPr>
        <w:t xml:space="preserve"> The genre with the lowest average rating of 8.18 is </w:t>
      </w:r>
      <w:r w:rsidR="00017331" w:rsidRPr="008C6D16">
        <w:rPr>
          <w:rFonts w:ascii="Calibri" w:eastAsia="Calibri" w:hAnsi="Calibri" w:cs="Calibri"/>
        </w:rPr>
        <w:t>before the 1910s</w:t>
      </w:r>
      <w:r w:rsidR="14090EB1" w:rsidRPr="008C6D16">
        <w:rPr>
          <w:rFonts w:ascii="Calibri" w:eastAsia="Calibri" w:hAnsi="Calibri" w:cs="Calibri"/>
        </w:rPr>
        <w:t xml:space="preserve"> and the genre with the highest average rating of 8.</w:t>
      </w:r>
      <w:r w:rsidR="795BE4E5" w:rsidRPr="008C6D16">
        <w:rPr>
          <w:rFonts w:ascii="Calibri" w:eastAsia="Calibri" w:hAnsi="Calibri" w:cs="Calibri"/>
        </w:rPr>
        <w:t>35</w:t>
      </w:r>
      <w:r w:rsidR="14090EB1" w:rsidRPr="008C6D16">
        <w:rPr>
          <w:rFonts w:ascii="Calibri" w:eastAsia="Calibri" w:hAnsi="Calibri" w:cs="Calibri"/>
        </w:rPr>
        <w:t xml:space="preserve"> is</w:t>
      </w:r>
      <w:r w:rsidR="00E21262" w:rsidRPr="008C6D16">
        <w:rPr>
          <w:rFonts w:ascii="Calibri" w:eastAsia="Calibri" w:hAnsi="Calibri" w:cs="Calibri"/>
        </w:rPr>
        <w:t xml:space="preserve"> </w:t>
      </w:r>
      <w:r w:rsidR="00017331" w:rsidRPr="008C6D16">
        <w:rPr>
          <w:rFonts w:ascii="Calibri" w:eastAsia="Calibri" w:hAnsi="Calibri" w:cs="Calibri"/>
        </w:rPr>
        <w:t>the 1990s</w:t>
      </w:r>
    </w:p>
    <w:tbl>
      <w:tblPr>
        <w:tblStyle w:val="TableGrid"/>
        <w:tblW w:w="0" w:type="auto"/>
        <w:tblLook w:val="04A0" w:firstRow="1" w:lastRow="0" w:firstColumn="1" w:lastColumn="0" w:noHBand="0" w:noVBand="1"/>
      </w:tblPr>
      <w:tblGrid>
        <w:gridCol w:w="9350"/>
      </w:tblGrid>
      <w:tr w:rsidR="004A16B6" w:rsidRPr="008C6D16" w14:paraId="1D99FB5D" w14:textId="77777777" w:rsidTr="004A16B6">
        <w:tc>
          <w:tcPr>
            <w:tcW w:w="9350" w:type="dxa"/>
          </w:tcPr>
          <w:p w14:paraId="18C22837" w14:textId="77777777" w:rsidR="009B4D2B" w:rsidRPr="008C6D16" w:rsidRDefault="2E7CA586" w:rsidP="004A16B6">
            <w:pPr>
              <w:contextualSpacing/>
              <w:rPr>
                <w:rFonts w:ascii="Consolas" w:eastAsia="Consolas" w:hAnsi="Consolas" w:cs="Consolas"/>
                <w:sz w:val="20"/>
                <w:szCs w:val="20"/>
              </w:rPr>
            </w:pPr>
            <w:r w:rsidRPr="008C6D16">
              <w:rPr>
                <w:rFonts w:ascii="Consolas" w:eastAsia="Consolas" w:hAnsi="Consolas" w:cs="Consolas"/>
                <w:sz w:val="20"/>
                <w:szCs w:val="20"/>
              </w:rPr>
              <w:t xml:space="preserve">  END, DECADE;</w:t>
            </w:r>
          </w:p>
          <w:p w14:paraId="65DEA2CA" w14:textId="7D53F3F0" w:rsidR="004A16B6" w:rsidRPr="008C6D16" w:rsidRDefault="004A16B6" w:rsidP="004A16B6">
            <w:pPr>
              <w:contextualSpacing/>
              <w:rPr>
                <w:rFonts w:ascii="Consolas" w:eastAsia="Consolas" w:hAnsi="Consolas" w:cs="Consolas"/>
                <w:sz w:val="20"/>
                <w:szCs w:val="20"/>
              </w:rPr>
            </w:pPr>
            <w:r w:rsidRPr="008C6D16">
              <w:rPr>
                <w:rFonts w:ascii="Consolas" w:eastAsia="Consolas" w:hAnsi="Consolas" w:cs="Consolas"/>
                <w:sz w:val="20"/>
                <w:szCs w:val="20"/>
              </w:rPr>
              <w:t>SELECT</w:t>
            </w:r>
          </w:p>
          <w:p w14:paraId="2917FF38" w14:textId="77777777" w:rsidR="004A16B6" w:rsidRPr="008C6D16" w:rsidRDefault="004A16B6" w:rsidP="004A16B6">
            <w:pPr>
              <w:contextualSpacing/>
              <w:rPr>
                <w:rFonts w:ascii="Consolas" w:eastAsia="Consolas" w:hAnsi="Consolas" w:cs="Consolas"/>
                <w:sz w:val="20"/>
                <w:szCs w:val="20"/>
              </w:rPr>
            </w:pPr>
            <w:r w:rsidRPr="008C6D16">
              <w:rPr>
                <w:rFonts w:ascii="Consolas" w:eastAsia="Consolas" w:hAnsi="Consolas" w:cs="Consolas"/>
                <w:sz w:val="20"/>
                <w:szCs w:val="20"/>
              </w:rPr>
              <w:t xml:space="preserve">  CASE </w:t>
            </w:r>
          </w:p>
          <w:p w14:paraId="18A6C709" w14:textId="77777777" w:rsidR="004A16B6" w:rsidRPr="008C6D16" w:rsidRDefault="004A16B6" w:rsidP="004A16B6">
            <w:pPr>
              <w:contextualSpacing/>
              <w:rPr>
                <w:rFonts w:ascii="Consolas" w:eastAsia="Consolas" w:hAnsi="Consolas" w:cs="Consolas"/>
                <w:sz w:val="20"/>
                <w:szCs w:val="20"/>
              </w:rPr>
            </w:pPr>
            <w:r w:rsidRPr="008C6D16">
              <w:rPr>
                <w:rFonts w:ascii="Consolas" w:eastAsia="Consolas" w:hAnsi="Consolas" w:cs="Consolas"/>
                <w:sz w:val="20"/>
                <w:szCs w:val="20"/>
              </w:rPr>
              <w:t xml:space="preserve">    WHEN EXTRACT(YEAR FROM SYSDATE) - EXTRACT(YEAR FROM RELEASED) &lt;= 3 THEN '2020s'</w:t>
            </w:r>
          </w:p>
          <w:p w14:paraId="512E66E1" w14:textId="77777777" w:rsidR="004A16B6" w:rsidRPr="008C6D16" w:rsidRDefault="004A16B6" w:rsidP="004A16B6">
            <w:pPr>
              <w:contextualSpacing/>
              <w:rPr>
                <w:rFonts w:ascii="Consolas" w:eastAsia="Consolas" w:hAnsi="Consolas" w:cs="Consolas"/>
                <w:sz w:val="20"/>
                <w:szCs w:val="20"/>
              </w:rPr>
            </w:pPr>
            <w:r w:rsidRPr="008C6D16">
              <w:rPr>
                <w:rFonts w:ascii="Consolas" w:eastAsia="Consolas" w:hAnsi="Consolas" w:cs="Consolas"/>
                <w:sz w:val="20"/>
                <w:szCs w:val="20"/>
              </w:rPr>
              <w:t xml:space="preserve">    WHEN EXTRACT(YEAR FROM SYSDATE) - EXTRACT(YEAR FROM RELEASED) &lt;= 13 THEN '2010s'</w:t>
            </w:r>
          </w:p>
          <w:p w14:paraId="7C2DB1EE" w14:textId="77777777" w:rsidR="004A16B6" w:rsidRPr="008C6D16" w:rsidRDefault="004A16B6" w:rsidP="004A16B6">
            <w:pPr>
              <w:contextualSpacing/>
              <w:rPr>
                <w:rFonts w:ascii="Consolas" w:eastAsia="Consolas" w:hAnsi="Consolas" w:cs="Consolas"/>
                <w:sz w:val="20"/>
                <w:szCs w:val="20"/>
              </w:rPr>
            </w:pPr>
            <w:r w:rsidRPr="008C6D16">
              <w:rPr>
                <w:rFonts w:ascii="Consolas" w:eastAsia="Consolas" w:hAnsi="Consolas" w:cs="Consolas"/>
                <w:sz w:val="20"/>
                <w:szCs w:val="20"/>
              </w:rPr>
              <w:t xml:space="preserve">    WHEN EXTRACT(YEAR FROM SYSDATE) - EXTRACT(YEAR FROM RELEASED) &lt;= 23 THEN '2000s'</w:t>
            </w:r>
          </w:p>
          <w:p w14:paraId="001002C2" w14:textId="77777777" w:rsidR="004A16B6" w:rsidRPr="008C6D16" w:rsidRDefault="004A16B6" w:rsidP="004A16B6">
            <w:pPr>
              <w:contextualSpacing/>
              <w:rPr>
                <w:rFonts w:ascii="Consolas" w:eastAsia="Consolas" w:hAnsi="Consolas" w:cs="Consolas"/>
                <w:sz w:val="20"/>
                <w:szCs w:val="20"/>
              </w:rPr>
            </w:pPr>
            <w:r w:rsidRPr="008C6D16">
              <w:rPr>
                <w:rFonts w:ascii="Consolas" w:eastAsia="Consolas" w:hAnsi="Consolas" w:cs="Consolas"/>
                <w:sz w:val="20"/>
                <w:szCs w:val="20"/>
              </w:rPr>
              <w:t xml:space="preserve">    WHEN EXTRACT(YEAR FROM SYSDATE) - EXTRACT(YEAR FROM RELEASED) &lt;= 33 THEN '1990s'</w:t>
            </w:r>
          </w:p>
          <w:p w14:paraId="0146735E" w14:textId="77777777" w:rsidR="004A16B6" w:rsidRPr="008C6D16" w:rsidRDefault="004A16B6" w:rsidP="004A16B6">
            <w:pPr>
              <w:contextualSpacing/>
              <w:rPr>
                <w:rFonts w:ascii="Consolas" w:eastAsia="Consolas" w:hAnsi="Consolas" w:cs="Consolas"/>
                <w:sz w:val="20"/>
                <w:szCs w:val="20"/>
              </w:rPr>
            </w:pPr>
            <w:r w:rsidRPr="008C6D16">
              <w:rPr>
                <w:rFonts w:ascii="Consolas" w:eastAsia="Consolas" w:hAnsi="Consolas" w:cs="Consolas"/>
                <w:sz w:val="20"/>
                <w:szCs w:val="20"/>
              </w:rPr>
              <w:t xml:space="preserve">    WHEN EXTRACT(YEAR FROM SYSDATE) - EXTRACT(YEAR FROM RELEASED) &lt;= 43 THEN '1980s'</w:t>
            </w:r>
          </w:p>
          <w:p w14:paraId="06C49B0B" w14:textId="77777777" w:rsidR="004A16B6" w:rsidRPr="008C6D16" w:rsidRDefault="004A16B6" w:rsidP="004A16B6">
            <w:pPr>
              <w:contextualSpacing/>
              <w:rPr>
                <w:rFonts w:ascii="Consolas" w:eastAsia="Consolas" w:hAnsi="Consolas" w:cs="Consolas"/>
                <w:sz w:val="20"/>
                <w:szCs w:val="20"/>
              </w:rPr>
            </w:pPr>
            <w:r w:rsidRPr="008C6D16">
              <w:rPr>
                <w:rFonts w:ascii="Consolas" w:eastAsia="Consolas" w:hAnsi="Consolas" w:cs="Consolas"/>
                <w:sz w:val="20"/>
                <w:szCs w:val="20"/>
              </w:rPr>
              <w:t xml:space="preserve">    WHEN EXTRACT(YEAR FROM SYSDATE) - EXTRACT(YEAR FROM RELEASED) &lt;= 53 THEN '1970s'</w:t>
            </w:r>
          </w:p>
          <w:p w14:paraId="3F7CB77A" w14:textId="77777777" w:rsidR="004A16B6" w:rsidRPr="008C6D16" w:rsidRDefault="004A16B6" w:rsidP="004A16B6">
            <w:pPr>
              <w:contextualSpacing/>
              <w:rPr>
                <w:rFonts w:ascii="Consolas" w:eastAsia="Consolas" w:hAnsi="Consolas" w:cs="Consolas"/>
                <w:sz w:val="20"/>
                <w:szCs w:val="20"/>
              </w:rPr>
            </w:pPr>
            <w:r w:rsidRPr="008C6D16">
              <w:rPr>
                <w:rFonts w:ascii="Consolas" w:eastAsia="Consolas" w:hAnsi="Consolas" w:cs="Consolas"/>
                <w:sz w:val="20"/>
                <w:szCs w:val="20"/>
              </w:rPr>
              <w:t xml:space="preserve">    WHEN EXTRACT(YEAR FROM SYSDATE) - EXTRACT(YEAR FROM RELEASED) &lt;= 63 THEN '1960s'</w:t>
            </w:r>
          </w:p>
          <w:p w14:paraId="2E978E3B" w14:textId="77777777" w:rsidR="004A16B6" w:rsidRPr="008C6D16" w:rsidRDefault="004A16B6" w:rsidP="004A16B6">
            <w:pPr>
              <w:contextualSpacing/>
              <w:rPr>
                <w:rFonts w:ascii="Consolas" w:eastAsia="Consolas" w:hAnsi="Consolas" w:cs="Consolas"/>
                <w:sz w:val="20"/>
                <w:szCs w:val="20"/>
              </w:rPr>
            </w:pPr>
            <w:r w:rsidRPr="008C6D16">
              <w:rPr>
                <w:rFonts w:ascii="Consolas" w:eastAsia="Consolas" w:hAnsi="Consolas" w:cs="Consolas"/>
                <w:sz w:val="20"/>
                <w:szCs w:val="20"/>
              </w:rPr>
              <w:t xml:space="preserve">    WHEN EXTRACT(YEAR FROM SYSDATE) - EXTRACT(YEAR FROM RELEASED) &lt;= 73 THEN '1950s'</w:t>
            </w:r>
          </w:p>
          <w:p w14:paraId="0738415B" w14:textId="77777777" w:rsidR="004A16B6" w:rsidRPr="008C6D16" w:rsidRDefault="004A16B6" w:rsidP="004A16B6">
            <w:pPr>
              <w:contextualSpacing/>
              <w:rPr>
                <w:rFonts w:ascii="Consolas" w:eastAsia="Consolas" w:hAnsi="Consolas" w:cs="Consolas"/>
                <w:sz w:val="20"/>
                <w:szCs w:val="20"/>
              </w:rPr>
            </w:pPr>
            <w:r w:rsidRPr="008C6D16">
              <w:rPr>
                <w:rFonts w:ascii="Consolas" w:eastAsia="Consolas" w:hAnsi="Consolas" w:cs="Consolas"/>
                <w:sz w:val="20"/>
                <w:szCs w:val="20"/>
              </w:rPr>
              <w:t xml:space="preserve">    WHEN EXTRACT(YEAR FROM SYSDATE) - EXTRACT(YEAR FROM RELEASED) &lt;= 83 THEN '1940s'</w:t>
            </w:r>
          </w:p>
          <w:p w14:paraId="14300452" w14:textId="77777777" w:rsidR="004A16B6" w:rsidRPr="008C6D16" w:rsidRDefault="004A16B6" w:rsidP="004A16B6">
            <w:pPr>
              <w:contextualSpacing/>
              <w:rPr>
                <w:rFonts w:ascii="Consolas" w:eastAsia="Consolas" w:hAnsi="Consolas" w:cs="Consolas"/>
                <w:sz w:val="20"/>
                <w:szCs w:val="20"/>
              </w:rPr>
            </w:pPr>
            <w:r w:rsidRPr="008C6D16">
              <w:rPr>
                <w:rFonts w:ascii="Consolas" w:eastAsia="Consolas" w:hAnsi="Consolas" w:cs="Consolas"/>
                <w:sz w:val="20"/>
                <w:szCs w:val="20"/>
              </w:rPr>
              <w:t xml:space="preserve">    WHEN EXTRACT(YEAR FROM SYSDATE) - EXTRACT(YEAR FROM RELEASED) &lt;= 93 THEN '1930s'</w:t>
            </w:r>
          </w:p>
          <w:p w14:paraId="1122837A" w14:textId="77777777" w:rsidR="004A16B6" w:rsidRPr="008C6D16" w:rsidRDefault="004A16B6" w:rsidP="004A16B6">
            <w:pPr>
              <w:contextualSpacing/>
              <w:rPr>
                <w:rFonts w:ascii="Consolas" w:eastAsia="Consolas" w:hAnsi="Consolas" w:cs="Consolas"/>
                <w:sz w:val="20"/>
                <w:szCs w:val="20"/>
              </w:rPr>
            </w:pPr>
            <w:r w:rsidRPr="008C6D16">
              <w:rPr>
                <w:rFonts w:ascii="Consolas" w:eastAsia="Consolas" w:hAnsi="Consolas" w:cs="Consolas"/>
                <w:sz w:val="20"/>
                <w:szCs w:val="20"/>
              </w:rPr>
              <w:t xml:space="preserve">    WHEN EXTRACT(YEAR FROM SYSDATE) - EXTRACT(YEAR FROM RELEASED) &lt;= 103 THEN '1920s'</w:t>
            </w:r>
          </w:p>
          <w:p w14:paraId="741A8FF2" w14:textId="77777777" w:rsidR="004A16B6" w:rsidRPr="008C6D16" w:rsidRDefault="004A16B6" w:rsidP="004A16B6">
            <w:pPr>
              <w:contextualSpacing/>
              <w:rPr>
                <w:rFonts w:ascii="Consolas" w:eastAsia="Consolas" w:hAnsi="Consolas" w:cs="Consolas"/>
                <w:sz w:val="20"/>
                <w:szCs w:val="20"/>
              </w:rPr>
            </w:pPr>
            <w:r w:rsidRPr="008C6D16">
              <w:rPr>
                <w:rFonts w:ascii="Consolas" w:eastAsia="Consolas" w:hAnsi="Consolas" w:cs="Consolas"/>
                <w:sz w:val="20"/>
                <w:szCs w:val="20"/>
              </w:rPr>
              <w:t xml:space="preserve">    ELSE 'OLD'</w:t>
            </w:r>
          </w:p>
          <w:p w14:paraId="3A1132B2" w14:textId="77777777" w:rsidR="004A16B6" w:rsidRPr="008C6D16" w:rsidRDefault="004A16B6" w:rsidP="004A16B6">
            <w:pPr>
              <w:contextualSpacing/>
              <w:rPr>
                <w:rFonts w:ascii="Consolas" w:eastAsia="Consolas" w:hAnsi="Consolas" w:cs="Consolas"/>
                <w:sz w:val="20"/>
                <w:szCs w:val="20"/>
              </w:rPr>
            </w:pPr>
            <w:r w:rsidRPr="008C6D16">
              <w:rPr>
                <w:rFonts w:ascii="Consolas" w:eastAsia="Consolas" w:hAnsi="Consolas" w:cs="Consolas"/>
                <w:sz w:val="20"/>
                <w:szCs w:val="20"/>
              </w:rPr>
              <w:t xml:space="preserve">  END AS DECADE,</w:t>
            </w:r>
          </w:p>
          <w:p w14:paraId="40D2B333" w14:textId="77777777" w:rsidR="004A16B6" w:rsidRPr="008C6D16" w:rsidRDefault="004A16B6" w:rsidP="004A16B6">
            <w:pPr>
              <w:contextualSpacing/>
              <w:rPr>
                <w:rFonts w:ascii="Consolas" w:eastAsia="Consolas" w:hAnsi="Consolas" w:cs="Consolas"/>
                <w:sz w:val="20"/>
                <w:szCs w:val="20"/>
              </w:rPr>
            </w:pPr>
            <w:r w:rsidRPr="008C6D16">
              <w:rPr>
                <w:rFonts w:ascii="Consolas" w:eastAsia="Consolas" w:hAnsi="Consolas" w:cs="Consolas"/>
                <w:sz w:val="20"/>
                <w:szCs w:val="20"/>
              </w:rPr>
              <w:t xml:space="preserve">  ROUND(AVG(IMDBRATING),2) AS AVERAGERATING</w:t>
            </w:r>
          </w:p>
          <w:p w14:paraId="6E3191E0" w14:textId="77777777" w:rsidR="004A16B6" w:rsidRPr="008C6D16" w:rsidRDefault="004A16B6" w:rsidP="004A16B6">
            <w:pPr>
              <w:contextualSpacing/>
              <w:rPr>
                <w:rFonts w:ascii="Consolas" w:eastAsia="Consolas" w:hAnsi="Consolas" w:cs="Consolas"/>
                <w:sz w:val="20"/>
                <w:szCs w:val="20"/>
              </w:rPr>
            </w:pPr>
            <w:r w:rsidRPr="008C6D16">
              <w:rPr>
                <w:rFonts w:ascii="Consolas" w:eastAsia="Consolas" w:hAnsi="Consolas" w:cs="Consolas"/>
                <w:sz w:val="20"/>
                <w:szCs w:val="20"/>
              </w:rPr>
              <w:t>FROM MOVIE</w:t>
            </w:r>
          </w:p>
          <w:p w14:paraId="7EB64338" w14:textId="77777777" w:rsidR="004A16B6" w:rsidRPr="008C6D16" w:rsidRDefault="004A16B6" w:rsidP="004A16B6">
            <w:pPr>
              <w:contextualSpacing/>
              <w:rPr>
                <w:rFonts w:ascii="Consolas" w:eastAsia="Consolas" w:hAnsi="Consolas" w:cs="Consolas"/>
                <w:sz w:val="20"/>
                <w:szCs w:val="20"/>
              </w:rPr>
            </w:pPr>
            <w:r w:rsidRPr="008C6D16">
              <w:rPr>
                <w:rFonts w:ascii="Consolas" w:eastAsia="Consolas" w:hAnsi="Consolas" w:cs="Consolas"/>
                <w:sz w:val="20"/>
                <w:szCs w:val="20"/>
              </w:rPr>
              <w:t>GROUP BY</w:t>
            </w:r>
          </w:p>
          <w:p w14:paraId="313DBD7F" w14:textId="77777777" w:rsidR="004A16B6" w:rsidRPr="008C6D16" w:rsidRDefault="004A16B6" w:rsidP="004A16B6">
            <w:pPr>
              <w:contextualSpacing/>
              <w:rPr>
                <w:rFonts w:ascii="Consolas" w:eastAsia="Consolas" w:hAnsi="Consolas" w:cs="Consolas"/>
                <w:sz w:val="20"/>
                <w:szCs w:val="20"/>
              </w:rPr>
            </w:pPr>
            <w:r w:rsidRPr="008C6D16">
              <w:rPr>
                <w:rFonts w:ascii="Consolas" w:eastAsia="Consolas" w:hAnsi="Consolas" w:cs="Consolas"/>
                <w:sz w:val="20"/>
                <w:szCs w:val="20"/>
              </w:rPr>
              <w:t xml:space="preserve">  CASE </w:t>
            </w:r>
          </w:p>
          <w:p w14:paraId="289B783F" w14:textId="77777777" w:rsidR="004A16B6" w:rsidRPr="008C6D16" w:rsidRDefault="004A16B6" w:rsidP="004A16B6">
            <w:pPr>
              <w:contextualSpacing/>
              <w:rPr>
                <w:rFonts w:ascii="Consolas" w:eastAsia="Consolas" w:hAnsi="Consolas" w:cs="Consolas"/>
                <w:sz w:val="20"/>
                <w:szCs w:val="20"/>
              </w:rPr>
            </w:pPr>
            <w:r w:rsidRPr="008C6D16">
              <w:rPr>
                <w:rFonts w:ascii="Consolas" w:eastAsia="Consolas" w:hAnsi="Consolas" w:cs="Consolas"/>
                <w:sz w:val="20"/>
                <w:szCs w:val="20"/>
              </w:rPr>
              <w:t xml:space="preserve">    WHEN EXTRACT(YEAR FROM SYSDATE) - EXTRACT(YEAR FROM RELEASED) &lt;= 3 THEN '2020s'</w:t>
            </w:r>
          </w:p>
          <w:p w14:paraId="6F60CAD2" w14:textId="77777777" w:rsidR="004A16B6" w:rsidRPr="008C6D16" w:rsidRDefault="004A16B6" w:rsidP="004A16B6">
            <w:pPr>
              <w:contextualSpacing/>
              <w:rPr>
                <w:rFonts w:ascii="Consolas" w:eastAsia="Consolas" w:hAnsi="Consolas" w:cs="Consolas"/>
                <w:sz w:val="20"/>
                <w:szCs w:val="20"/>
              </w:rPr>
            </w:pPr>
            <w:r w:rsidRPr="008C6D16">
              <w:rPr>
                <w:rFonts w:ascii="Consolas" w:eastAsia="Consolas" w:hAnsi="Consolas" w:cs="Consolas"/>
                <w:sz w:val="20"/>
                <w:szCs w:val="20"/>
              </w:rPr>
              <w:t xml:space="preserve">    WHEN EXTRACT(YEAR FROM SYSDATE) - EXTRACT(YEAR FROM RELEASED) &lt;= 13 THEN '2010s'</w:t>
            </w:r>
          </w:p>
          <w:p w14:paraId="6F51D47F" w14:textId="77777777" w:rsidR="004A16B6" w:rsidRPr="008C6D16" w:rsidRDefault="004A16B6" w:rsidP="004A16B6">
            <w:pPr>
              <w:contextualSpacing/>
              <w:rPr>
                <w:rFonts w:ascii="Consolas" w:eastAsia="Consolas" w:hAnsi="Consolas" w:cs="Consolas"/>
                <w:sz w:val="20"/>
                <w:szCs w:val="20"/>
              </w:rPr>
            </w:pPr>
            <w:r w:rsidRPr="008C6D16">
              <w:rPr>
                <w:rFonts w:ascii="Consolas" w:eastAsia="Consolas" w:hAnsi="Consolas" w:cs="Consolas"/>
                <w:sz w:val="20"/>
                <w:szCs w:val="20"/>
              </w:rPr>
              <w:lastRenderedPageBreak/>
              <w:t xml:space="preserve">    WHEN EXTRACT(YEAR FROM SYSDATE) - EXTRACT(YEAR FROM RELEASED) &lt;= 23 THEN '2000s'</w:t>
            </w:r>
          </w:p>
          <w:p w14:paraId="3151EFDE" w14:textId="77777777" w:rsidR="004A16B6" w:rsidRPr="008C6D16" w:rsidRDefault="004A16B6" w:rsidP="004A16B6">
            <w:pPr>
              <w:contextualSpacing/>
              <w:rPr>
                <w:rFonts w:ascii="Consolas" w:eastAsia="Consolas" w:hAnsi="Consolas" w:cs="Consolas"/>
                <w:sz w:val="20"/>
                <w:szCs w:val="20"/>
              </w:rPr>
            </w:pPr>
            <w:r w:rsidRPr="008C6D16">
              <w:rPr>
                <w:rFonts w:ascii="Consolas" w:eastAsia="Consolas" w:hAnsi="Consolas" w:cs="Consolas"/>
                <w:sz w:val="20"/>
                <w:szCs w:val="20"/>
              </w:rPr>
              <w:t xml:space="preserve">    WHEN EXTRACT(YEAR FROM SYSDATE) - EXTRACT(YEAR FROM RELEASED) &lt;= 33 THEN '1990s'</w:t>
            </w:r>
          </w:p>
          <w:p w14:paraId="2F6BE87F" w14:textId="77777777" w:rsidR="004A16B6" w:rsidRPr="008C6D16" w:rsidRDefault="004A16B6" w:rsidP="004A16B6">
            <w:pPr>
              <w:contextualSpacing/>
              <w:rPr>
                <w:rFonts w:ascii="Consolas" w:eastAsia="Consolas" w:hAnsi="Consolas" w:cs="Consolas"/>
                <w:sz w:val="20"/>
                <w:szCs w:val="20"/>
              </w:rPr>
            </w:pPr>
            <w:r w:rsidRPr="008C6D16">
              <w:rPr>
                <w:rFonts w:ascii="Consolas" w:eastAsia="Consolas" w:hAnsi="Consolas" w:cs="Consolas"/>
                <w:sz w:val="20"/>
                <w:szCs w:val="20"/>
              </w:rPr>
              <w:t xml:space="preserve">    WHEN EXTRACT(YEAR FROM SYSDATE) - EXTRACT(YEAR FROM RELEASED) &lt;= 43 THEN '1980s'</w:t>
            </w:r>
          </w:p>
          <w:p w14:paraId="59C3299A" w14:textId="77777777" w:rsidR="004A16B6" w:rsidRPr="008C6D16" w:rsidRDefault="004A16B6" w:rsidP="004A16B6">
            <w:pPr>
              <w:contextualSpacing/>
              <w:rPr>
                <w:rFonts w:ascii="Consolas" w:eastAsia="Consolas" w:hAnsi="Consolas" w:cs="Consolas"/>
                <w:sz w:val="20"/>
                <w:szCs w:val="20"/>
              </w:rPr>
            </w:pPr>
            <w:r w:rsidRPr="008C6D16">
              <w:rPr>
                <w:rFonts w:ascii="Consolas" w:eastAsia="Consolas" w:hAnsi="Consolas" w:cs="Consolas"/>
                <w:sz w:val="20"/>
                <w:szCs w:val="20"/>
              </w:rPr>
              <w:t xml:space="preserve">    WHEN EXTRACT(YEAR FROM SYSDATE) - EXTRACT(YEAR FROM RELEASED) &lt;= 53 THEN '1970s'</w:t>
            </w:r>
          </w:p>
          <w:p w14:paraId="2F1FCE24" w14:textId="77777777" w:rsidR="004A16B6" w:rsidRPr="008C6D16" w:rsidRDefault="004A16B6" w:rsidP="004A16B6">
            <w:pPr>
              <w:contextualSpacing/>
              <w:rPr>
                <w:rFonts w:ascii="Consolas" w:eastAsia="Consolas" w:hAnsi="Consolas" w:cs="Consolas"/>
                <w:sz w:val="20"/>
                <w:szCs w:val="20"/>
              </w:rPr>
            </w:pPr>
            <w:r w:rsidRPr="008C6D16">
              <w:rPr>
                <w:rFonts w:ascii="Consolas" w:eastAsia="Consolas" w:hAnsi="Consolas" w:cs="Consolas"/>
                <w:sz w:val="20"/>
                <w:szCs w:val="20"/>
              </w:rPr>
              <w:t xml:space="preserve">    WHEN EXTRACT(YEAR FROM SYSDATE) - EXTRACT(YEAR FROM RELEASED) &lt;= 63 THEN '1960s'</w:t>
            </w:r>
          </w:p>
          <w:p w14:paraId="723402B5" w14:textId="77777777" w:rsidR="004A16B6" w:rsidRPr="008C6D16" w:rsidRDefault="004A16B6" w:rsidP="004A16B6">
            <w:pPr>
              <w:contextualSpacing/>
              <w:rPr>
                <w:rFonts w:ascii="Consolas" w:eastAsia="Consolas" w:hAnsi="Consolas" w:cs="Consolas"/>
                <w:sz w:val="20"/>
                <w:szCs w:val="20"/>
              </w:rPr>
            </w:pPr>
            <w:r w:rsidRPr="008C6D16">
              <w:rPr>
                <w:rFonts w:ascii="Consolas" w:eastAsia="Consolas" w:hAnsi="Consolas" w:cs="Consolas"/>
                <w:sz w:val="20"/>
                <w:szCs w:val="20"/>
              </w:rPr>
              <w:t xml:space="preserve">    WHEN EXTRACT(YEAR FROM SYSDATE) - EXTRACT(YEAR FROM RELEASED) &lt;= 73 THEN '1950s'</w:t>
            </w:r>
          </w:p>
          <w:p w14:paraId="5058CC78" w14:textId="77777777" w:rsidR="004A16B6" w:rsidRPr="008C6D16" w:rsidRDefault="004A16B6" w:rsidP="004A16B6">
            <w:pPr>
              <w:contextualSpacing/>
              <w:rPr>
                <w:rFonts w:ascii="Consolas" w:eastAsia="Consolas" w:hAnsi="Consolas" w:cs="Consolas"/>
                <w:sz w:val="20"/>
                <w:szCs w:val="20"/>
              </w:rPr>
            </w:pPr>
            <w:r w:rsidRPr="008C6D16">
              <w:rPr>
                <w:rFonts w:ascii="Consolas" w:eastAsia="Consolas" w:hAnsi="Consolas" w:cs="Consolas"/>
                <w:sz w:val="20"/>
                <w:szCs w:val="20"/>
              </w:rPr>
              <w:t xml:space="preserve">    WHEN EXTRACT(YEAR FROM SYSDATE) - EXTRACT(YEAR FROM RELEASED) &lt;= 83 THEN '1940s'</w:t>
            </w:r>
          </w:p>
          <w:p w14:paraId="79A8F507" w14:textId="77777777" w:rsidR="004A16B6" w:rsidRPr="008C6D16" w:rsidRDefault="004A16B6" w:rsidP="004A16B6">
            <w:pPr>
              <w:contextualSpacing/>
              <w:rPr>
                <w:rFonts w:ascii="Consolas" w:eastAsia="Consolas" w:hAnsi="Consolas" w:cs="Consolas"/>
                <w:sz w:val="20"/>
                <w:szCs w:val="20"/>
              </w:rPr>
            </w:pPr>
            <w:r w:rsidRPr="008C6D16">
              <w:rPr>
                <w:rFonts w:ascii="Consolas" w:eastAsia="Consolas" w:hAnsi="Consolas" w:cs="Consolas"/>
                <w:sz w:val="20"/>
                <w:szCs w:val="20"/>
              </w:rPr>
              <w:t xml:space="preserve">    WHEN EXTRACT(YEAR FROM SYSDATE) - EXTRACT(YEAR FROM RELEASED) &lt;= 93 THEN '1930s'</w:t>
            </w:r>
          </w:p>
          <w:p w14:paraId="61CCFAC9" w14:textId="77777777" w:rsidR="004A16B6" w:rsidRPr="008C6D16" w:rsidRDefault="004A16B6" w:rsidP="004A16B6">
            <w:pPr>
              <w:contextualSpacing/>
              <w:rPr>
                <w:rFonts w:ascii="Consolas" w:eastAsia="Consolas" w:hAnsi="Consolas" w:cs="Consolas"/>
                <w:sz w:val="20"/>
                <w:szCs w:val="20"/>
              </w:rPr>
            </w:pPr>
            <w:r w:rsidRPr="008C6D16">
              <w:rPr>
                <w:rFonts w:ascii="Consolas" w:eastAsia="Consolas" w:hAnsi="Consolas" w:cs="Consolas"/>
                <w:sz w:val="20"/>
                <w:szCs w:val="20"/>
              </w:rPr>
              <w:t xml:space="preserve">    WHEN EXTRACT(YEAR FROM SYSDATE) - EXTRACT(YEAR FROM RELEASED) &lt;= 103 THEN '1920s'</w:t>
            </w:r>
          </w:p>
          <w:p w14:paraId="0FBDEAEE" w14:textId="77777777" w:rsidR="004A16B6" w:rsidRPr="008C6D16" w:rsidRDefault="004A16B6" w:rsidP="004A16B6">
            <w:pPr>
              <w:contextualSpacing/>
              <w:rPr>
                <w:rFonts w:ascii="Consolas" w:eastAsia="Consolas" w:hAnsi="Consolas" w:cs="Consolas"/>
                <w:sz w:val="20"/>
                <w:szCs w:val="20"/>
              </w:rPr>
            </w:pPr>
            <w:r w:rsidRPr="008C6D16">
              <w:rPr>
                <w:rFonts w:ascii="Consolas" w:eastAsia="Consolas" w:hAnsi="Consolas" w:cs="Consolas"/>
                <w:sz w:val="20"/>
                <w:szCs w:val="20"/>
              </w:rPr>
              <w:t xml:space="preserve">    ELSE 'OLD'</w:t>
            </w:r>
          </w:p>
          <w:p w14:paraId="03EA743F" w14:textId="77777777" w:rsidR="004A16B6" w:rsidRPr="008C6D16" w:rsidRDefault="004A16B6" w:rsidP="004A16B6">
            <w:pPr>
              <w:contextualSpacing/>
              <w:rPr>
                <w:rFonts w:ascii="Consolas" w:eastAsia="Consolas" w:hAnsi="Consolas" w:cs="Consolas"/>
                <w:sz w:val="20"/>
                <w:szCs w:val="20"/>
              </w:rPr>
            </w:pPr>
            <w:r w:rsidRPr="008C6D16">
              <w:rPr>
                <w:rFonts w:ascii="Consolas" w:eastAsia="Consolas" w:hAnsi="Consolas" w:cs="Consolas"/>
                <w:sz w:val="20"/>
                <w:szCs w:val="20"/>
              </w:rPr>
              <w:t xml:space="preserve">  END</w:t>
            </w:r>
          </w:p>
          <w:p w14:paraId="547A48D0" w14:textId="77777777" w:rsidR="004A16B6" w:rsidRPr="008C6D16" w:rsidRDefault="004A16B6" w:rsidP="004A16B6">
            <w:pPr>
              <w:contextualSpacing/>
              <w:rPr>
                <w:rFonts w:ascii="Consolas" w:eastAsia="Consolas" w:hAnsi="Consolas" w:cs="Consolas"/>
                <w:sz w:val="20"/>
                <w:szCs w:val="20"/>
              </w:rPr>
            </w:pPr>
            <w:r w:rsidRPr="008C6D16">
              <w:rPr>
                <w:rFonts w:ascii="Consolas" w:eastAsia="Consolas" w:hAnsi="Consolas" w:cs="Consolas"/>
                <w:sz w:val="20"/>
                <w:szCs w:val="20"/>
              </w:rPr>
              <w:t>ORDER BY</w:t>
            </w:r>
          </w:p>
          <w:p w14:paraId="724828AE" w14:textId="77777777" w:rsidR="004A16B6" w:rsidRPr="008C6D16" w:rsidRDefault="004A16B6" w:rsidP="004A16B6">
            <w:pPr>
              <w:contextualSpacing/>
              <w:rPr>
                <w:rFonts w:ascii="Consolas" w:eastAsia="Consolas" w:hAnsi="Consolas" w:cs="Consolas"/>
                <w:sz w:val="20"/>
                <w:szCs w:val="20"/>
              </w:rPr>
            </w:pPr>
            <w:r w:rsidRPr="008C6D16">
              <w:rPr>
                <w:rFonts w:ascii="Consolas" w:eastAsia="Consolas" w:hAnsi="Consolas" w:cs="Consolas"/>
                <w:sz w:val="20"/>
                <w:szCs w:val="20"/>
              </w:rPr>
              <w:t xml:space="preserve">  CASE</w:t>
            </w:r>
          </w:p>
          <w:p w14:paraId="554D823D" w14:textId="77777777" w:rsidR="004A16B6" w:rsidRPr="008C6D16" w:rsidRDefault="004A16B6" w:rsidP="004A16B6">
            <w:pPr>
              <w:contextualSpacing/>
              <w:rPr>
                <w:rFonts w:ascii="Consolas" w:eastAsia="Consolas" w:hAnsi="Consolas" w:cs="Consolas"/>
                <w:sz w:val="20"/>
                <w:szCs w:val="20"/>
              </w:rPr>
            </w:pPr>
            <w:r w:rsidRPr="008C6D16">
              <w:rPr>
                <w:rFonts w:ascii="Consolas" w:eastAsia="Consolas" w:hAnsi="Consolas" w:cs="Consolas"/>
                <w:sz w:val="20"/>
                <w:szCs w:val="20"/>
              </w:rPr>
              <w:t xml:space="preserve">    WHEN DECADE = 'OLD' THEN 0  -- Place 'OLD' first</w:t>
            </w:r>
          </w:p>
          <w:p w14:paraId="198A2EB6" w14:textId="77777777" w:rsidR="004A16B6" w:rsidRPr="008C6D16" w:rsidRDefault="004A16B6" w:rsidP="004A16B6">
            <w:pPr>
              <w:contextualSpacing/>
              <w:rPr>
                <w:rFonts w:ascii="Consolas" w:eastAsia="Consolas" w:hAnsi="Consolas" w:cs="Consolas"/>
                <w:sz w:val="20"/>
                <w:szCs w:val="20"/>
              </w:rPr>
            </w:pPr>
            <w:r w:rsidRPr="008C6D16">
              <w:rPr>
                <w:rFonts w:ascii="Consolas" w:eastAsia="Consolas" w:hAnsi="Consolas" w:cs="Consolas"/>
                <w:sz w:val="20"/>
                <w:szCs w:val="20"/>
              </w:rPr>
              <w:t xml:space="preserve">    ELSE 1</w:t>
            </w:r>
          </w:p>
          <w:p w14:paraId="6151E3B8" w14:textId="21728C76" w:rsidR="004A16B6" w:rsidRPr="008C6D16" w:rsidRDefault="004A16B6" w:rsidP="5E77BC7A">
            <w:pPr>
              <w:contextualSpacing/>
              <w:rPr>
                <w:rFonts w:ascii="Consolas" w:eastAsia="Consolas" w:hAnsi="Consolas" w:cs="Consolas"/>
                <w:sz w:val="20"/>
                <w:szCs w:val="20"/>
              </w:rPr>
            </w:pPr>
            <w:r w:rsidRPr="008C6D16">
              <w:rPr>
                <w:rFonts w:ascii="Consolas" w:eastAsia="Consolas" w:hAnsi="Consolas" w:cs="Consolas"/>
                <w:sz w:val="20"/>
                <w:szCs w:val="20"/>
              </w:rPr>
              <w:t xml:space="preserve">  END, DECADE;</w:t>
            </w:r>
          </w:p>
        </w:tc>
      </w:tr>
    </w:tbl>
    <w:p w14:paraId="6F0DB866" w14:textId="7695052A" w:rsidR="67795E71" w:rsidRPr="008C6D16" w:rsidRDefault="67795E71" w:rsidP="36F45909">
      <w:pPr>
        <w:spacing w:line="240" w:lineRule="auto"/>
        <w:contextualSpacing/>
        <w:rPr>
          <w:rFonts w:ascii="Consolas" w:eastAsia="Consolas" w:hAnsi="Consolas" w:cs="Consolas"/>
          <w:sz w:val="20"/>
          <w:szCs w:val="20"/>
        </w:rPr>
      </w:pPr>
    </w:p>
    <w:p w14:paraId="03C3833A" w14:textId="420B769C" w:rsidR="00017331" w:rsidRPr="008C6D16" w:rsidRDefault="68B6A97A" w:rsidP="3E83EBC3">
      <w:pPr>
        <w:spacing w:line="360" w:lineRule="auto"/>
        <w:jc w:val="center"/>
        <w:rPr>
          <w:rFonts w:ascii="Calibri" w:eastAsia="Calibri" w:hAnsi="Calibri" w:cs="Calibri"/>
          <w:i/>
          <w:iCs/>
          <w:sz w:val="20"/>
          <w:szCs w:val="20"/>
        </w:rPr>
      </w:pPr>
      <w:r w:rsidRPr="008C6D16">
        <w:rPr>
          <w:noProof/>
          <w:sz w:val="20"/>
          <w:szCs w:val="20"/>
        </w:rPr>
        <w:drawing>
          <wp:inline distT="0" distB="0" distL="0" distR="0" wp14:anchorId="4C616FD2" wp14:editId="2317E142">
            <wp:extent cx="6107534" cy="1577779"/>
            <wp:effectExtent l="0" t="0" r="0" b="0"/>
            <wp:docPr id="1539498817" name="Picture 1539498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9498817"/>
                    <pic:cNvPicPr/>
                  </pic:nvPicPr>
                  <pic:blipFill>
                    <a:blip r:embed="rId12">
                      <a:extLst>
                        <a:ext uri="{28A0092B-C50C-407E-A947-70E740481C1C}">
                          <a14:useLocalDpi xmlns:a14="http://schemas.microsoft.com/office/drawing/2010/main" val="0"/>
                        </a:ext>
                      </a:extLst>
                    </a:blip>
                    <a:stretch>
                      <a:fillRect/>
                    </a:stretch>
                  </pic:blipFill>
                  <pic:spPr>
                    <a:xfrm>
                      <a:off x="0" y="0"/>
                      <a:ext cx="6107534" cy="1577779"/>
                    </a:xfrm>
                    <a:prstGeom prst="rect">
                      <a:avLst/>
                    </a:prstGeom>
                  </pic:spPr>
                </pic:pic>
              </a:graphicData>
            </a:graphic>
          </wp:inline>
        </w:drawing>
      </w:r>
      <w:r w:rsidR="727190E5" w:rsidRPr="008C6D16">
        <w:rPr>
          <w:rFonts w:ascii="Calibri" w:eastAsia="Calibri" w:hAnsi="Calibri" w:cs="Calibri"/>
          <w:i/>
          <w:iCs/>
          <w:sz w:val="20"/>
          <w:szCs w:val="20"/>
        </w:rPr>
        <w:t>Figure 5: Average IM</w:t>
      </w:r>
      <w:r w:rsidR="00BC828B" w:rsidRPr="008C6D16">
        <w:rPr>
          <w:rFonts w:ascii="Calibri" w:eastAsia="Calibri" w:hAnsi="Calibri" w:cs="Calibri"/>
          <w:i/>
          <w:iCs/>
          <w:sz w:val="20"/>
          <w:szCs w:val="20"/>
        </w:rPr>
        <w:t>DB</w:t>
      </w:r>
      <w:r w:rsidR="727190E5" w:rsidRPr="008C6D16">
        <w:rPr>
          <w:rFonts w:ascii="Calibri" w:eastAsia="Calibri" w:hAnsi="Calibri" w:cs="Calibri"/>
          <w:i/>
          <w:iCs/>
          <w:sz w:val="20"/>
          <w:szCs w:val="20"/>
        </w:rPr>
        <w:t xml:space="preserve"> rating per decade Table</w:t>
      </w:r>
    </w:p>
    <w:p w14:paraId="0D90E677" w14:textId="2E0E899B" w:rsidR="00017331" w:rsidRPr="008C6D16" w:rsidRDefault="00017331" w:rsidP="7CB96C9F">
      <w:pPr>
        <w:rPr>
          <w:rFonts w:ascii="Calibri" w:eastAsia="Calibri" w:hAnsi="Calibri" w:cs="Calibri"/>
          <w:b/>
          <w:bCs/>
          <w:sz w:val="20"/>
          <w:szCs w:val="20"/>
          <w:u w:val="single"/>
        </w:rPr>
      </w:pPr>
    </w:p>
    <w:p w14:paraId="00BD3138" w14:textId="692F2F24" w:rsidR="00E21262" w:rsidRPr="008C6D16" w:rsidRDefault="00E21262" w:rsidP="7CB96C9F">
      <w:pPr>
        <w:rPr>
          <w:rFonts w:ascii="Calibri" w:eastAsia="Calibri" w:hAnsi="Calibri" w:cs="Calibri"/>
          <w:b/>
          <w:bCs/>
          <w:u w:val="single"/>
        </w:rPr>
      </w:pPr>
      <w:r w:rsidRPr="008C6D16">
        <w:rPr>
          <w:rFonts w:ascii="Calibri" w:eastAsia="Calibri" w:hAnsi="Calibri" w:cs="Calibri"/>
          <w:b/>
          <w:bCs/>
          <w:u w:val="single"/>
        </w:rPr>
        <w:t>Q4: What is the most popular studio?</w:t>
      </w:r>
    </w:p>
    <w:p w14:paraId="26C99C03" w14:textId="28F163CB" w:rsidR="002A5002" w:rsidRPr="008C6D16" w:rsidRDefault="002A5002" w:rsidP="002A5002">
      <w:pPr>
        <w:rPr>
          <w:rFonts w:ascii="Calibri" w:eastAsia="Calibri" w:hAnsi="Calibri" w:cs="Calibri"/>
        </w:rPr>
      </w:pPr>
      <w:r w:rsidRPr="008C6D16">
        <w:rPr>
          <w:rFonts w:ascii="Calibri" w:eastAsia="Calibri" w:hAnsi="Calibri" w:cs="Calibri"/>
        </w:rPr>
        <w:t xml:space="preserve">Our query will search for the most popular studios among the top 500 IMDB Movies. Of the 500 movies there are 18 studios. By count the most popular is Warner Brothers with a movie count of 46 and the least popular is an 11-way tie with each </w:t>
      </w:r>
      <w:r w:rsidR="005C3381" w:rsidRPr="008C6D16">
        <w:rPr>
          <w:rFonts w:ascii="Calibri" w:eastAsia="Calibri" w:hAnsi="Calibri" w:cs="Calibri"/>
        </w:rPr>
        <w:t>of them</w:t>
      </w:r>
      <w:r w:rsidRPr="008C6D16">
        <w:rPr>
          <w:rFonts w:ascii="Calibri" w:eastAsia="Calibri" w:hAnsi="Calibri" w:cs="Calibri"/>
        </w:rPr>
        <w:t xml:space="preserve"> producing 1 movie each. This was easily found with our interactive line chart.</w:t>
      </w:r>
    </w:p>
    <w:p w14:paraId="47E13C0D" w14:textId="77777777" w:rsidR="002A5002" w:rsidRPr="008C6D16" w:rsidRDefault="002A5002" w:rsidP="7CB96C9F">
      <w:pPr>
        <w:rPr>
          <w:rFonts w:ascii="Calibri" w:eastAsia="Calibri" w:hAnsi="Calibri" w:cs="Calibri"/>
          <w:b/>
          <w:bCs/>
          <w:u w:val="single"/>
        </w:rPr>
      </w:pPr>
    </w:p>
    <w:tbl>
      <w:tblPr>
        <w:tblStyle w:val="TableGrid"/>
        <w:tblW w:w="0" w:type="auto"/>
        <w:tblLook w:val="04A0" w:firstRow="1" w:lastRow="0" w:firstColumn="1" w:lastColumn="0" w:noHBand="0" w:noVBand="1"/>
      </w:tblPr>
      <w:tblGrid>
        <w:gridCol w:w="9350"/>
      </w:tblGrid>
      <w:tr w:rsidR="00017331" w:rsidRPr="008C6D16" w14:paraId="52D25A90" w14:textId="77777777" w:rsidTr="00017331">
        <w:tc>
          <w:tcPr>
            <w:tcW w:w="9350" w:type="dxa"/>
          </w:tcPr>
          <w:p w14:paraId="6A7F17D1" w14:textId="77777777" w:rsidR="00110865" w:rsidRPr="008C6D16" w:rsidRDefault="00110865" w:rsidP="00110865">
            <w:pPr>
              <w:rPr>
                <w:rFonts w:ascii="Calibri" w:eastAsia="Calibri" w:hAnsi="Calibri" w:cs="Calibri"/>
                <w:sz w:val="20"/>
                <w:szCs w:val="20"/>
              </w:rPr>
            </w:pPr>
            <w:r w:rsidRPr="008C6D16">
              <w:rPr>
                <w:rFonts w:ascii="Calibri" w:eastAsia="Calibri" w:hAnsi="Calibri" w:cs="Calibri"/>
                <w:sz w:val="20"/>
                <w:szCs w:val="20"/>
              </w:rPr>
              <w:t>SELECT PRODUCTION, COUNT(PRODUCTION) AS COUNTER</w:t>
            </w:r>
          </w:p>
          <w:p w14:paraId="28C19FCB" w14:textId="77777777" w:rsidR="00110865" w:rsidRPr="008C6D16" w:rsidRDefault="00110865" w:rsidP="00110865">
            <w:pPr>
              <w:rPr>
                <w:rFonts w:ascii="Calibri" w:eastAsia="Calibri" w:hAnsi="Calibri" w:cs="Calibri"/>
                <w:sz w:val="20"/>
                <w:szCs w:val="20"/>
              </w:rPr>
            </w:pPr>
            <w:r w:rsidRPr="008C6D16">
              <w:rPr>
                <w:rFonts w:ascii="Calibri" w:eastAsia="Calibri" w:hAnsi="Calibri" w:cs="Calibri"/>
                <w:sz w:val="20"/>
                <w:szCs w:val="20"/>
              </w:rPr>
              <w:t>FROM MOVIE</w:t>
            </w:r>
          </w:p>
          <w:p w14:paraId="271BF3AF" w14:textId="77777777" w:rsidR="00110865" w:rsidRPr="008C6D16" w:rsidRDefault="00110865" w:rsidP="00110865">
            <w:pPr>
              <w:rPr>
                <w:rFonts w:ascii="Calibri" w:eastAsia="Calibri" w:hAnsi="Calibri" w:cs="Calibri"/>
                <w:sz w:val="20"/>
                <w:szCs w:val="20"/>
              </w:rPr>
            </w:pPr>
            <w:r w:rsidRPr="008C6D16">
              <w:rPr>
                <w:rFonts w:ascii="Calibri" w:eastAsia="Calibri" w:hAnsi="Calibri" w:cs="Calibri"/>
                <w:sz w:val="20"/>
                <w:szCs w:val="20"/>
              </w:rPr>
              <w:t>GROUP BY PRODUCTION</w:t>
            </w:r>
          </w:p>
          <w:p w14:paraId="5D02E32F" w14:textId="7660383E" w:rsidR="00017331" w:rsidRPr="008C6D16" w:rsidRDefault="00110865" w:rsidP="7CB96C9F">
            <w:pPr>
              <w:rPr>
                <w:rFonts w:ascii="Calibri" w:eastAsia="Calibri" w:hAnsi="Calibri" w:cs="Calibri"/>
                <w:sz w:val="20"/>
                <w:szCs w:val="20"/>
              </w:rPr>
            </w:pPr>
            <w:r w:rsidRPr="008C6D16">
              <w:rPr>
                <w:rFonts w:ascii="Calibri" w:eastAsia="Calibri" w:hAnsi="Calibri" w:cs="Calibri"/>
                <w:sz w:val="20"/>
                <w:szCs w:val="20"/>
              </w:rPr>
              <w:t>ORDER BY COUNTER DESC;</w:t>
            </w:r>
          </w:p>
        </w:tc>
      </w:tr>
    </w:tbl>
    <w:p w14:paraId="6C5A91B0" w14:textId="77777777" w:rsidR="00F77607" w:rsidRPr="008C6D16" w:rsidRDefault="00F77607" w:rsidP="7CB96C9F">
      <w:pPr>
        <w:rPr>
          <w:rFonts w:ascii="Calibri" w:eastAsia="Calibri" w:hAnsi="Calibri" w:cs="Calibri"/>
          <w:sz w:val="20"/>
          <w:szCs w:val="20"/>
        </w:rPr>
      </w:pPr>
    </w:p>
    <w:p w14:paraId="3D7F7658" w14:textId="271C2EC5" w:rsidR="61668F24" w:rsidRPr="008C6D16" w:rsidRDefault="007A0844" w:rsidP="51921635">
      <w:pPr>
        <w:spacing w:line="360" w:lineRule="auto"/>
        <w:jc w:val="center"/>
        <w:rPr>
          <w:rFonts w:ascii="Calibri" w:eastAsia="Calibri" w:hAnsi="Calibri" w:cs="Calibri"/>
          <w:i/>
          <w:iCs/>
          <w:sz w:val="20"/>
          <w:szCs w:val="20"/>
        </w:rPr>
      </w:pPr>
      <w:r w:rsidRPr="008C6D16">
        <w:rPr>
          <w:noProof/>
          <w:sz w:val="20"/>
          <w:szCs w:val="20"/>
        </w:rPr>
        <w:drawing>
          <wp:inline distT="0" distB="0" distL="0" distR="0" wp14:anchorId="7089E5E8" wp14:editId="5EF138CF">
            <wp:extent cx="5943600" cy="1620520"/>
            <wp:effectExtent l="0" t="0" r="0" b="0"/>
            <wp:docPr id="594060778" name="Picture 594060778" descr="A black and grey strip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060778"/>
                    <pic:cNvPicPr/>
                  </pic:nvPicPr>
                  <pic:blipFill>
                    <a:blip r:embed="rId13">
                      <a:extLst>
                        <a:ext uri="{28A0092B-C50C-407E-A947-70E740481C1C}">
                          <a14:useLocalDpi xmlns:a14="http://schemas.microsoft.com/office/drawing/2010/main" val="0"/>
                        </a:ext>
                      </a:extLst>
                    </a:blip>
                    <a:stretch>
                      <a:fillRect/>
                    </a:stretch>
                  </pic:blipFill>
                  <pic:spPr>
                    <a:xfrm>
                      <a:off x="0" y="0"/>
                      <a:ext cx="5943600" cy="1620520"/>
                    </a:xfrm>
                    <a:prstGeom prst="rect">
                      <a:avLst/>
                    </a:prstGeom>
                  </pic:spPr>
                </pic:pic>
              </a:graphicData>
            </a:graphic>
          </wp:inline>
        </w:drawing>
      </w:r>
      <w:r w:rsidR="61668F24" w:rsidRPr="008C6D16">
        <w:rPr>
          <w:rFonts w:ascii="Calibri" w:eastAsia="Calibri" w:hAnsi="Calibri" w:cs="Calibri"/>
          <w:i/>
          <w:iCs/>
          <w:sz w:val="20"/>
          <w:szCs w:val="20"/>
        </w:rPr>
        <w:t>Figure 6: Most popular Studio Table</w:t>
      </w:r>
    </w:p>
    <w:p w14:paraId="3AAAB619" w14:textId="7AFA22A0" w:rsidR="0C15CDD9" w:rsidRPr="008C6D16" w:rsidRDefault="0C15CDD9" w:rsidP="0C15CDD9">
      <w:pPr>
        <w:rPr>
          <w:rFonts w:ascii="Calibri" w:eastAsia="Calibri" w:hAnsi="Calibri" w:cs="Calibri"/>
          <w:b/>
          <w:bCs/>
          <w:sz w:val="20"/>
          <w:szCs w:val="20"/>
          <w:u w:val="single"/>
        </w:rPr>
      </w:pPr>
    </w:p>
    <w:p w14:paraId="753DEBD8" w14:textId="497FE220" w:rsidR="00E21262" w:rsidRPr="008C6D16" w:rsidRDefault="00FB7737" w:rsidP="7CB96C9F">
      <w:pPr>
        <w:rPr>
          <w:rFonts w:ascii="Calibri" w:eastAsia="Calibri" w:hAnsi="Calibri" w:cs="Calibri"/>
          <w:b/>
          <w:u w:val="single"/>
        </w:rPr>
      </w:pPr>
      <w:r w:rsidRPr="008C6D16">
        <w:rPr>
          <w:rFonts w:ascii="Calibri" w:eastAsia="Calibri" w:hAnsi="Calibri" w:cs="Calibri"/>
          <w:b/>
          <w:bCs/>
          <w:u w:val="single"/>
        </w:rPr>
        <w:t>Q5: Most voted on movie?</w:t>
      </w:r>
    </w:p>
    <w:p w14:paraId="15C2E772" w14:textId="11BE0EF9" w:rsidR="00FB7737" w:rsidRPr="008C6D16" w:rsidRDefault="00F235FA" w:rsidP="7CB96C9F">
      <w:pPr>
        <w:rPr>
          <w:rFonts w:ascii="Calibri" w:eastAsia="Calibri" w:hAnsi="Calibri" w:cs="Calibri"/>
        </w:rPr>
      </w:pPr>
      <w:r w:rsidRPr="008C6D16">
        <w:rPr>
          <w:rFonts w:ascii="Calibri" w:eastAsia="Calibri" w:hAnsi="Calibri" w:cs="Calibri"/>
        </w:rPr>
        <w:t xml:space="preserve">Our query will search for the most voted on movie </w:t>
      </w:r>
      <w:r w:rsidR="00551D11" w:rsidRPr="008C6D16">
        <w:rPr>
          <w:rFonts w:ascii="Calibri" w:eastAsia="Calibri" w:hAnsi="Calibri" w:cs="Calibri"/>
        </w:rPr>
        <w:t xml:space="preserve">based on </w:t>
      </w:r>
      <w:r w:rsidR="005D7751" w:rsidRPr="008C6D16">
        <w:rPr>
          <w:rFonts w:ascii="Calibri" w:eastAsia="Calibri" w:hAnsi="Calibri" w:cs="Calibri"/>
        </w:rPr>
        <w:t>IMDB</w:t>
      </w:r>
      <w:r w:rsidR="009A6302" w:rsidRPr="008C6D16">
        <w:rPr>
          <w:rFonts w:ascii="Calibri" w:eastAsia="Calibri" w:hAnsi="Calibri" w:cs="Calibri"/>
        </w:rPr>
        <w:t>Vote</w:t>
      </w:r>
      <w:r w:rsidR="001154ED" w:rsidRPr="008C6D16">
        <w:rPr>
          <w:rFonts w:ascii="Calibri" w:eastAsia="Calibri" w:hAnsi="Calibri" w:cs="Calibri"/>
        </w:rPr>
        <w:t>s.</w:t>
      </w:r>
      <w:r w:rsidR="00970E3F" w:rsidRPr="008C6D16">
        <w:rPr>
          <w:rFonts w:ascii="Calibri" w:eastAsia="Calibri" w:hAnsi="Calibri" w:cs="Calibri"/>
        </w:rPr>
        <w:t xml:space="preserve"> Our results have found that the most voted on movie is Shawshank Redemption with </w:t>
      </w:r>
      <w:r w:rsidR="00AE5788" w:rsidRPr="008C6D16">
        <w:rPr>
          <w:rFonts w:ascii="Calibri" w:eastAsia="Calibri" w:hAnsi="Calibri" w:cs="Calibri"/>
        </w:rPr>
        <w:t>1825</w:t>
      </w:r>
      <w:r w:rsidR="00E9224E" w:rsidRPr="008C6D16">
        <w:rPr>
          <w:rFonts w:ascii="Calibri" w:eastAsia="Calibri" w:hAnsi="Calibri" w:cs="Calibri"/>
        </w:rPr>
        <w:t>626</w:t>
      </w:r>
      <w:r w:rsidR="00970E3F" w:rsidRPr="008C6D16">
        <w:rPr>
          <w:rFonts w:ascii="Calibri" w:eastAsia="Calibri" w:hAnsi="Calibri" w:cs="Calibri"/>
        </w:rPr>
        <w:t xml:space="preserve"> votes.</w:t>
      </w:r>
    </w:p>
    <w:tbl>
      <w:tblPr>
        <w:tblStyle w:val="TableGrid"/>
        <w:tblW w:w="0" w:type="auto"/>
        <w:tblLook w:val="04A0" w:firstRow="1" w:lastRow="0" w:firstColumn="1" w:lastColumn="0" w:noHBand="0" w:noVBand="1"/>
      </w:tblPr>
      <w:tblGrid>
        <w:gridCol w:w="9350"/>
      </w:tblGrid>
      <w:tr w:rsidR="008F517B" w14:paraId="32A86151" w14:textId="77777777" w:rsidTr="008F517B">
        <w:tc>
          <w:tcPr>
            <w:tcW w:w="9350" w:type="dxa"/>
          </w:tcPr>
          <w:p w14:paraId="1ECB3327" w14:textId="77777777" w:rsidR="007E4427" w:rsidRPr="007E4427" w:rsidRDefault="007E4427" w:rsidP="007E4427">
            <w:pPr>
              <w:rPr>
                <w:rFonts w:ascii="Calibri" w:eastAsia="Calibri" w:hAnsi="Calibri" w:cs="Calibri"/>
                <w:sz w:val="24"/>
                <w:szCs w:val="24"/>
              </w:rPr>
            </w:pPr>
            <w:r w:rsidRPr="6B2C0F1F">
              <w:rPr>
                <w:rFonts w:ascii="Calibri" w:eastAsia="Calibri" w:hAnsi="Calibri" w:cs="Calibri"/>
                <w:sz w:val="24"/>
                <w:szCs w:val="24"/>
              </w:rPr>
              <w:t>SELECT title, IMDBVOTES</w:t>
            </w:r>
          </w:p>
          <w:p w14:paraId="747634A9" w14:textId="77777777" w:rsidR="007E4427" w:rsidRPr="007E4427" w:rsidRDefault="007E4427" w:rsidP="007E4427">
            <w:pPr>
              <w:rPr>
                <w:rFonts w:ascii="Calibri" w:eastAsia="Calibri" w:hAnsi="Calibri" w:cs="Calibri"/>
                <w:sz w:val="24"/>
                <w:szCs w:val="24"/>
              </w:rPr>
            </w:pPr>
            <w:r w:rsidRPr="6B2C0F1F">
              <w:rPr>
                <w:rFonts w:ascii="Calibri" w:eastAsia="Calibri" w:hAnsi="Calibri" w:cs="Calibri"/>
                <w:sz w:val="24"/>
                <w:szCs w:val="24"/>
              </w:rPr>
              <w:t>FROM MOVIE</w:t>
            </w:r>
          </w:p>
          <w:p w14:paraId="739EEAF3" w14:textId="75CF1AE5" w:rsidR="008F517B" w:rsidRDefault="007E4427" w:rsidP="7CB96C9F">
            <w:pPr>
              <w:rPr>
                <w:rFonts w:ascii="Calibri" w:eastAsia="Calibri" w:hAnsi="Calibri" w:cs="Calibri"/>
                <w:sz w:val="24"/>
                <w:szCs w:val="24"/>
              </w:rPr>
            </w:pPr>
            <w:r w:rsidRPr="6B2C0F1F">
              <w:rPr>
                <w:rFonts w:ascii="Calibri" w:eastAsia="Calibri" w:hAnsi="Calibri" w:cs="Calibri"/>
                <w:sz w:val="24"/>
                <w:szCs w:val="24"/>
              </w:rPr>
              <w:t>WHERE IMDBVOTES = (SELECT MAX(IMDBVOTES) FROM MOVIE);</w:t>
            </w:r>
          </w:p>
        </w:tc>
      </w:tr>
    </w:tbl>
    <w:p w14:paraId="6BE09CD4" w14:textId="77777777" w:rsidR="00F77607" w:rsidRDefault="00F77607" w:rsidP="7CB96C9F">
      <w:pPr>
        <w:rPr>
          <w:rFonts w:ascii="Calibri" w:eastAsia="Calibri" w:hAnsi="Calibri" w:cs="Calibri"/>
          <w:sz w:val="24"/>
          <w:szCs w:val="24"/>
        </w:rPr>
      </w:pPr>
    </w:p>
    <w:p w14:paraId="348D7FC3" w14:textId="5689C026" w:rsidR="00F01BDD" w:rsidRDefault="00F51A4C" w:rsidP="14509FC7">
      <w:pPr>
        <w:spacing w:line="360" w:lineRule="auto"/>
        <w:jc w:val="center"/>
        <w:rPr>
          <w:rFonts w:ascii="Calibri" w:eastAsia="Calibri" w:hAnsi="Calibri" w:cs="Calibri"/>
          <w:i/>
        </w:rPr>
      </w:pPr>
      <w:r>
        <w:rPr>
          <w:noProof/>
        </w:rPr>
        <w:drawing>
          <wp:inline distT="0" distB="0" distL="0" distR="0" wp14:anchorId="43DA3165" wp14:editId="7661AA3C">
            <wp:extent cx="5943600" cy="344805"/>
            <wp:effectExtent l="0" t="0" r="0" b="0"/>
            <wp:docPr id="2043941961" name="Picture 20439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3941961"/>
                    <pic:cNvPicPr/>
                  </pic:nvPicPr>
                  <pic:blipFill>
                    <a:blip r:embed="rId14">
                      <a:extLst>
                        <a:ext uri="{28A0092B-C50C-407E-A947-70E740481C1C}">
                          <a14:useLocalDpi xmlns:a14="http://schemas.microsoft.com/office/drawing/2010/main" val="0"/>
                        </a:ext>
                      </a:extLst>
                    </a:blip>
                    <a:stretch>
                      <a:fillRect/>
                    </a:stretch>
                  </pic:blipFill>
                  <pic:spPr>
                    <a:xfrm>
                      <a:off x="0" y="0"/>
                      <a:ext cx="5943600" cy="344805"/>
                    </a:xfrm>
                    <a:prstGeom prst="rect">
                      <a:avLst/>
                    </a:prstGeom>
                  </pic:spPr>
                </pic:pic>
              </a:graphicData>
            </a:graphic>
          </wp:inline>
        </w:drawing>
      </w:r>
      <w:r w:rsidR="0637D9C8" w:rsidRPr="40F89052">
        <w:rPr>
          <w:rFonts w:ascii="Calibri" w:eastAsia="Calibri" w:hAnsi="Calibri" w:cs="Calibri"/>
          <w:i/>
          <w:iCs/>
        </w:rPr>
        <w:t xml:space="preserve">Figure 7: Most voted on </w:t>
      </w:r>
      <w:r w:rsidR="0637D9C8" w:rsidRPr="0C15CDD9">
        <w:rPr>
          <w:rFonts w:ascii="Calibri" w:eastAsia="Calibri" w:hAnsi="Calibri" w:cs="Calibri"/>
          <w:i/>
          <w:iCs/>
        </w:rPr>
        <w:t>movie</w:t>
      </w:r>
      <w:r w:rsidR="0637D9C8" w:rsidRPr="40F89052">
        <w:rPr>
          <w:rFonts w:ascii="Calibri" w:eastAsia="Calibri" w:hAnsi="Calibri" w:cs="Calibri"/>
          <w:i/>
          <w:iCs/>
        </w:rPr>
        <w:t xml:space="preserve"> Table</w:t>
      </w:r>
    </w:p>
    <w:p w14:paraId="30BDFF7E" w14:textId="61B98AF2" w:rsidR="00F01BDD" w:rsidRDefault="00F01BDD" w:rsidP="172F4C3C">
      <w:pPr>
        <w:rPr>
          <w:rFonts w:ascii="Calibri" w:eastAsia="Calibri" w:hAnsi="Calibri" w:cs="Calibri"/>
          <w:b/>
          <w:bCs/>
          <w:sz w:val="24"/>
          <w:szCs w:val="24"/>
        </w:rPr>
      </w:pPr>
    </w:p>
    <w:p w14:paraId="431AA041" w14:textId="77777777" w:rsidR="0070507C" w:rsidRDefault="0070507C" w:rsidP="172F4C3C">
      <w:pPr>
        <w:rPr>
          <w:rFonts w:ascii="Calibri" w:eastAsia="Calibri" w:hAnsi="Calibri" w:cs="Calibri"/>
          <w:b/>
          <w:bCs/>
          <w:sz w:val="24"/>
          <w:szCs w:val="24"/>
        </w:rPr>
      </w:pPr>
    </w:p>
    <w:p w14:paraId="0506CBD8" w14:textId="7A5B248F" w:rsidR="006D4654" w:rsidRDefault="006D4654" w:rsidP="50A8DB16">
      <w:pPr>
        <w:rPr>
          <w:rFonts w:ascii="Calibri" w:eastAsia="Calibri" w:hAnsi="Calibri" w:cs="Calibri"/>
          <w:b/>
          <w:bCs/>
          <w:sz w:val="24"/>
          <w:szCs w:val="24"/>
        </w:rPr>
      </w:pPr>
    </w:p>
    <w:p w14:paraId="35AA9703" w14:textId="22A3113C" w:rsidR="00F21459" w:rsidRDefault="00F21459" w:rsidP="4C741E7D">
      <w:pPr>
        <w:rPr>
          <w:rFonts w:ascii="Calibri" w:eastAsia="Calibri" w:hAnsi="Calibri" w:cs="Calibri"/>
          <w:b/>
          <w:bCs/>
          <w:sz w:val="24"/>
          <w:szCs w:val="24"/>
        </w:rPr>
      </w:pPr>
    </w:p>
    <w:p w14:paraId="62850831" w14:textId="19C3C2C9" w:rsidR="50A8DB16" w:rsidRPr="008C6D16" w:rsidRDefault="002440C3" w:rsidP="50A8DB16">
      <w:pPr>
        <w:rPr>
          <w:rFonts w:ascii="Calibri" w:eastAsia="Calibri" w:hAnsi="Calibri" w:cs="Calibri"/>
          <w:b/>
          <w:bCs/>
        </w:rPr>
      </w:pPr>
      <w:r w:rsidRPr="008C6D16">
        <w:rPr>
          <w:rFonts w:ascii="Calibri" w:eastAsia="Calibri" w:hAnsi="Calibri" w:cs="Calibri"/>
          <w:b/>
          <w:bCs/>
        </w:rPr>
        <w:t>Web Design</w:t>
      </w:r>
    </w:p>
    <w:p w14:paraId="17B53022" w14:textId="364DBD84" w:rsidR="707BCB03" w:rsidRPr="008C6D16" w:rsidRDefault="00A81B40" w:rsidP="35B6A7F4">
      <w:pPr>
        <w:rPr>
          <w:rFonts w:ascii="Calibri" w:eastAsia="Calibri" w:hAnsi="Calibri" w:cs="Calibri"/>
        </w:rPr>
      </w:pPr>
      <w:hyperlink r:id="rId15">
        <w:r w:rsidR="00778256" w:rsidRPr="008C6D16">
          <w:rPr>
            <w:rStyle w:val="Hyperlink"/>
            <w:rFonts w:ascii="Calibri" w:eastAsia="Calibri" w:hAnsi="Calibri" w:cs="Calibri"/>
          </w:rPr>
          <w:t>Web Applicatio</w:t>
        </w:r>
        <w:r w:rsidR="005224E6" w:rsidRPr="008C6D16">
          <w:rPr>
            <w:rStyle w:val="Hyperlink"/>
            <w:rFonts w:ascii="Calibri" w:eastAsia="Calibri" w:hAnsi="Calibri" w:cs="Calibri"/>
          </w:rPr>
          <w:t>n:</w:t>
        </w:r>
      </w:hyperlink>
      <w:r w:rsidR="1825ACD6" w:rsidRPr="008C6D16">
        <w:rPr>
          <w:rFonts w:ascii="Calibri" w:eastAsia="Calibri" w:hAnsi="Calibri" w:cs="Calibri"/>
          <w:u w:val="single"/>
        </w:rPr>
        <w:t xml:space="preserve"> </w:t>
      </w:r>
      <w:r w:rsidR="05C1276A" w:rsidRPr="008C6D16">
        <w:rPr>
          <w:rFonts w:ascii="Calibri" w:eastAsia="Calibri" w:hAnsi="Calibri" w:cs="Calibri"/>
        </w:rPr>
        <w:t xml:space="preserve">This interactive link is an application to show you all our analysis of the given data and our research questions: </w:t>
      </w:r>
    </w:p>
    <w:p w14:paraId="7E82A617" w14:textId="12B4283D" w:rsidR="00C90533" w:rsidRPr="008C6D16" w:rsidRDefault="00C90533" w:rsidP="35B6A7F4">
      <w:pPr>
        <w:rPr>
          <w:rFonts w:ascii="Calibri" w:eastAsia="Calibri" w:hAnsi="Calibri" w:cs="Calibri"/>
          <w:u w:val="single"/>
        </w:rPr>
      </w:pPr>
    </w:p>
    <w:p w14:paraId="51CAFAE7" w14:textId="47E7ABE8" w:rsidR="00D72CFF" w:rsidRPr="008C6D16" w:rsidRDefault="00D72CFF" w:rsidP="35B6A7F4">
      <w:pPr>
        <w:rPr>
          <w:rFonts w:ascii="Calibri" w:eastAsia="Calibri" w:hAnsi="Calibri" w:cs="Calibri"/>
        </w:rPr>
      </w:pPr>
      <w:r w:rsidRPr="008C6D16">
        <w:rPr>
          <w:rFonts w:ascii="Calibri" w:eastAsia="Calibri" w:hAnsi="Calibri" w:cs="Calibri"/>
          <w:u w:val="single"/>
        </w:rPr>
        <w:t>Home Page</w:t>
      </w:r>
    </w:p>
    <w:p w14:paraId="4ADEE557" w14:textId="55674DA6" w:rsidR="00B8554D" w:rsidRPr="008C6D16" w:rsidRDefault="00D72CFF" w:rsidP="00B8554D">
      <w:pPr>
        <w:rPr>
          <w:noProof/>
        </w:rPr>
      </w:pPr>
      <w:r w:rsidRPr="008C6D16">
        <w:rPr>
          <w:rFonts w:ascii="Calibri" w:eastAsia="Calibri" w:hAnsi="Calibri" w:cs="Calibri"/>
        </w:rPr>
        <w:t xml:space="preserve">The home page to the web application </w:t>
      </w:r>
      <w:r w:rsidR="00847887" w:rsidRPr="008C6D16">
        <w:rPr>
          <w:rFonts w:ascii="Calibri" w:eastAsia="Calibri" w:hAnsi="Calibri" w:cs="Calibri"/>
        </w:rPr>
        <w:t xml:space="preserve">contains a brief description of the different </w:t>
      </w:r>
      <w:r w:rsidR="00FE48E3" w:rsidRPr="008C6D16">
        <w:rPr>
          <w:rFonts w:ascii="Calibri" w:eastAsia="Calibri" w:hAnsi="Calibri" w:cs="Calibri"/>
        </w:rPr>
        <w:t>categories of data that were included within the project</w:t>
      </w:r>
      <w:r w:rsidR="001F61CD" w:rsidRPr="008C6D16">
        <w:rPr>
          <w:rFonts w:ascii="Calibri" w:eastAsia="Calibri" w:hAnsi="Calibri" w:cs="Calibri"/>
        </w:rPr>
        <w:t>. It</w:t>
      </w:r>
      <w:r w:rsidR="006B29C2" w:rsidRPr="008C6D16">
        <w:rPr>
          <w:rFonts w:ascii="Calibri" w:eastAsia="Calibri" w:hAnsi="Calibri" w:cs="Calibri"/>
        </w:rPr>
        <w:t xml:space="preserve"> also includes some examples of movies found</w:t>
      </w:r>
      <w:r w:rsidR="00B8554D" w:rsidRPr="008C6D16">
        <w:rPr>
          <w:rFonts w:ascii="Calibri" w:eastAsia="Calibri" w:hAnsi="Calibri" w:cs="Calibri"/>
        </w:rPr>
        <w:t xml:space="preserve"> </w:t>
      </w:r>
      <w:r w:rsidR="006B29C2" w:rsidRPr="008C6D16">
        <w:rPr>
          <w:rFonts w:ascii="Calibri" w:eastAsia="Calibri" w:hAnsi="Calibri" w:cs="Calibri"/>
        </w:rPr>
        <w:t>within the data and a link</w:t>
      </w:r>
      <w:r w:rsidR="00160BB5" w:rsidRPr="008C6D16">
        <w:rPr>
          <w:rFonts w:ascii="Calibri" w:eastAsia="Calibri" w:hAnsi="Calibri" w:cs="Calibri"/>
        </w:rPr>
        <w:t xml:space="preserve"> to the original data pulled from Kaggl</w:t>
      </w:r>
      <w:r w:rsidR="000E02E4" w:rsidRPr="008C6D16">
        <w:rPr>
          <w:rFonts w:ascii="Calibri" w:eastAsia="Calibri" w:hAnsi="Calibri" w:cs="Calibri"/>
        </w:rPr>
        <w:t>e</w:t>
      </w:r>
      <w:r w:rsidR="00B8554D" w:rsidRPr="008C6D16">
        <w:rPr>
          <w:noProof/>
        </w:rPr>
        <w:t>.</w:t>
      </w:r>
    </w:p>
    <w:p w14:paraId="0297154B" w14:textId="6883E930" w:rsidR="00C90533" w:rsidRDefault="00D0052D" w:rsidP="3124C929">
      <w:pPr>
        <w:spacing w:line="360" w:lineRule="auto"/>
        <w:jc w:val="center"/>
        <w:rPr>
          <w:rFonts w:ascii="Calibri" w:eastAsia="Calibri" w:hAnsi="Calibri" w:cs="Calibri"/>
          <w:i/>
          <w:iCs/>
        </w:rPr>
      </w:pPr>
      <w:r>
        <w:rPr>
          <w:noProof/>
        </w:rPr>
        <w:lastRenderedPageBreak/>
        <w:drawing>
          <wp:inline distT="0" distB="0" distL="0" distR="0" wp14:anchorId="720E6782" wp14:editId="3124C929">
            <wp:extent cx="5943600" cy="2070100"/>
            <wp:effectExtent l="0" t="0" r="0" b="6350"/>
            <wp:docPr id="150554788" name="Picture 15055478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554788"/>
                    <pic:cNvPicPr/>
                  </pic:nvPicPr>
                  <pic:blipFill>
                    <a:blip r:embed="rId16">
                      <a:extLst>
                        <a:ext uri="{28A0092B-C50C-407E-A947-70E740481C1C}">
                          <a14:useLocalDpi xmlns:a14="http://schemas.microsoft.com/office/drawing/2010/main" val="0"/>
                        </a:ext>
                      </a:extLst>
                    </a:blip>
                    <a:stretch>
                      <a:fillRect/>
                    </a:stretch>
                  </pic:blipFill>
                  <pic:spPr>
                    <a:xfrm>
                      <a:off x="0" y="0"/>
                      <a:ext cx="5943600" cy="2070100"/>
                    </a:xfrm>
                    <a:prstGeom prst="rect">
                      <a:avLst/>
                    </a:prstGeom>
                  </pic:spPr>
                </pic:pic>
              </a:graphicData>
            </a:graphic>
          </wp:inline>
        </w:drawing>
      </w:r>
      <w:r w:rsidR="7BDCB145" w:rsidRPr="29C6BCE0">
        <w:rPr>
          <w:rFonts w:ascii="Calibri" w:eastAsia="Calibri" w:hAnsi="Calibri" w:cs="Calibri"/>
          <w:i/>
          <w:iCs/>
        </w:rPr>
        <w:t xml:space="preserve">Figure 8: </w:t>
      </w:r>
      <w:r w:rsidR="7BDCB145" w:rsidRPr="341D02A2">
        <w:rPr>
          <w:rFonts w:ascii="Calibri" w:eastAsia="Calibri" w:hAnsi="Calibri" w:cs="Calibri"/>
          <w:i/>
          <w:iCs/>
        </w:rPr>
        <w:t xml:space="preserve">Movie Database </w:t>
      </w:r>
      <w:r w:rsidR="7BDCB145" w:rsidRPr="59A910B4">
        <w:rPr>
          <w:rFonts w:ascii="Calibri" w:eastAsia="Calibri" w:hAnsi="Calibri" w:cs="Calibri"/>
          <w:i/>
          <w:iCs/>
        </w:rPr>
        <w:t xml:space="preserve">2023 </w:t>
      </w:r>
      <w:r w:rsidR="7BDCB145" w:rsidRPr="2EF557F7">
        <w:rPr>
          <w:rFonts w:ascii="Calibri" w:eastAsia="Calibri" w:hAnsi="Calibri" w:cs="Calibri"/>
          <w:i/>
          <w:iCs/>
        </w:rPr>
        <w:t>Home Page</w:t>
      </w:r>
    </w:p>
    <w:p w14:paraId="65BED8A4" w14:textId="6867D5B6" w:rsidR="1EDEFE8C" w:rsidRPr="008C6D16" w:rsidRDefault="00BD1B0F" w:rsidP="1EDEFE8C">
      <w:pPr>
        <w:rPr>
          <w:rFonts w:ascii="Calibri" w:eastAsia="Calibri" w:hAnsi="Calibri" w:cs="Calibri"/>
          <w:sz w:val="24"/>
          <w:szCs w:val="24"/>
          <w:u w:val="single"/>
        </w:rPr>
      </w:pPr>
      <w:r w:rsidRPr="008C6D16">
        <w:rPr>
          <w:rFonts w:ascii="Calibri" w:eastAsia="Calibri" w:hAnsi="Calibri" w:cs="Calibri"/>
          <w:u w:val="single"/>
        </w:rPr>
        <w:t>Qu</w:t>
      </w:r>
      <w:r w:rsidR="002A791D" w:rsidRPr="008C6D16">
        <w:rPr>
          <w:rFonts w:ascii="Calibri" w:eastAsia="Calibri" w:hAnsi="Calibri" w:cs="Calibri"/>
          <w:u w:val="single"/>
        </w:rPr>
        <w:t>eries</w:t>
      </w:r>
    </w:p>
    <w:p w14:paraId="335CAF72" w14:textId="5EAC3825" w:rsidR="791D6C3B" w:rsidRPr="008C6D16" w:rsidRDefault="002E6C0B" w:rsidP="707BCB03">
      <w:pPr>
        <w:rPr>
          <w:rFonts w:ascii="Calibri" w:eastAsia="Calibri" w:hAnsi="Calibri" w:cs="Calibri"/>
        </w:rPr>
      </w:pPr>
      <w:r w:rsidRPr="008C6D16">
        <w:rPr>
          <w:rFonts w:ascii="Calibri" w:eastAsia="Calibri" w:hAnsi="Calibri" w:cs="Calibri"/>
        </w:rPr>
        <w:t xml:space="preserve">The </w:t>
      </w:r>
      <w:r w:rsidR="00F66D66" w:rsidRPr="008C6D16">
        <w:rPr>
          <w:rFonts w:ascii="Calibri" w:eastAsia="Calibri" w:hAnsi="Calibri" w:cs="Calibri"/>
        </w:rPr>
        <w:t xml:space="preserve">results of the queries </w:t>
      </w:r>
      <w:r w:rsidR="00241A9B" w:rsidRPr="008C6D16">
        <w:rPr>
          <w:rFonts w:ascii="Calibri" w:eastAsia="Calibri" w:hAnsi="Calibri" w:cs="Calibri"/>
        </w:rPr>
        <w:t xml:space="preserve">are shown </w:t>
      </w:r>
      <w:r w:rsidR="00A36473" w:rsidRPr="008C6D16">
        <w:rPr>
          <w:rFonts w:ascii="Calibri" w:eastAsia="Calibri" w:hAnsi="Calibri" w:cs="Calibri"/>
        </w:rPr>
        <w:t>in the figure</w:t>
      </w:r>
      <w:r w:rsidR="007F437E" w:rsidRPr="008C6D16">
        <w:rPr>
          <w:rFonts w:ascii="Calibri" w:eastAsia="Calibri" w:hAnsi="Calibri" w:cs="Calibri"/>
        </w:rPr>
        <w:t xml:space="preserve">s below with </w:t>
      </w:r>
      <w:r w:rsidR="00B036E9" w:rsidRPr="008C6D16">
        <w:rPr>
          <w:rFonts w:ascii="Calibri" w:eastAsia="Calibri" w:hAnsi="Calibri" w:cs="Calibri"/>
        </w:rPr>
        <w:t xml:space="preserve">interactive </w:t>
      </w:r>
      <w:r w:rsidR="00AA06DF" w:rsidRPr="008C6D16">
        <w:rPr>
          <w:rFonts w:ascii="Calibri" w:eastAsia="Calibri" w:hAnsi="Calibri" w:cs="Calibri"/>
        </w:rPr>
        <w:t xml:space="preserve">charts </w:t>
      </w:r>
      <w:r w:rsidR="007F133A" w:rsidRPr="008C6D16">
        <w:rPr>
          <w:rFonts w:ascii="Calibri" w:eastAsia="Calibri" w:hAnsi="Calibri" w:cs="Calibri"/>
        </w:rPr>
        <w:t xml:space="preserve">for </w:t>
      </w:r>
      <w:r w:rsidR="004F1D57" w:rsidRPr="008C6D16">
        <w:rPr>
          <w:rFonts w:ascii="Calibri" w:eastAsia="Calibri" w:hAnsi="Calibri" w:cs="Calibri"/>
        </w:rPr>
        <w:t>each question</w:t>
      </w:r>
      <w:r w:rsidR="004B1C8A" w:rsidRPr="008C6D16">
        <w:rPr>
          <w:rFonts w:ascii="Calibri" w:eastAsia="Calibri" w:hAnsi="Calibri" w:cs="Calibri"/>
        </w:rPr>
        <w:t xml:space="preserve">. Each page also includes a short description </w:t>
      </w:r>
      <w:r w:rsidR="00EF4E1A" w:rsidRPr="008C6D16">
        <w:rPr>
          <w:rFonts w:ascii="Calibri" w:eastAsia="Calibri" w:hAnsi="Calibri" w:cs="Calibri"/>
        </w:rPr>
        <w:t>of what the chart is trying to represent from the data.</w:t>
      </w:r>
      <w:r w:rsidR="004A4A68" w:rsidRPr="008C6D16">
        <w:rPr>
          <w:rFonts w:ascii="Calibri" w:eastAsia="Calibri" w:hAnsi="Calibri" w:cs="Calibri"/>
        </w:rPr>
        <w:t xml:space="preserve"> </w:t>
      </w:r>
      <w:r w:rsidR="00407C2B" w:rsidRPr="008C6D16">
        <w:rPr>
          <w:rFonts w:ascii="Calibri" w:eastAsia="Calibri" w:hAnsi="Calibri" w:cs="Calibri"/>
        </w:rPr>
        <w:t xml:space="preserve">The first chart showcases the </w:t>
      </w:r>
      <w:r w:rsidR="00773CC5" w:rsidRPr="008C6D16">
        <w:rPr>
          <w:rFonts w:ascii="Calibri" w:eastAsia="Calibri" w:hAnsi="Calibri" w:cs="Calibri"/>
        </w:rPr>
        <w:t xml:space="preserve">most popular studios </w:t>
      </w:r>
      <w:r w:rsidR="0075607A" w:rsidRPr="008C6D16">
        <w:rPr>
          <w:rFonts w:ascii="Calibri" w:eastAsia="Calibri" w:hAnsi="Calibri" w:cs="Calibri"/>
        </w:rPr>
        <w:t>for movies within the top 250</w:t>
      </w:r>
      <w:r w:rsidR="00B8554D" w:rsidRPr="008C6D16">
        <w:rPr>
          <w:rFonts w:ascii="Calibri" w:eastAsia="Calibri" w:hAnsi="Calibri" w:cs="Calibri"/>
        </w:rPr>
        <w:t xml:space="preserve"> with Warner Brothers coming out on top (Figure 9).</w:t>
      </w:r>
    </w:p>
    <w:p w14:paraId="7761907B" w14:textId="2CDEE1D6" w:rsidR="00416D5E" w:rsidRDefault="00EE5F72" w:rsidP="0A3D57BB">
      <w:pPr>
        <w:spacing w:line="360" w:lineRule="auto"/>
        <w:jc w:val="center"/>
        <w:rPr>
          <w:rFonts w:ascii="Calibri" w:eastAsia="Calibri" w:hAnsi="Calibri" w:cs="Calibri"/>
          <w:i/>
          <w:iCs/>
        </w:rPr>
      </w:pPr>
      <w:r>
        <w:rPr>
          <w:noProof/>
        </w:rPr>
        <w:drawing>
          <wp:inline distT="0" distB="0" distL="0" distR="0" wp14:anchorId="2BF12757" wp14:editId="24E13C05">
            <wp:extent cx="5826133" cy="2861402"/>
            <wp:effectExtent l="0" t="0" r="0" b="0"/>
            <wp:docPr id="824482836" name="Picture 8244828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482836"/>
                    <pic:cNvPicPr/>
                  </pic:nvPicPr>
                  <pic:blipFill>
                    <a:blip r:embed="rId17">
                      <a:extLst>
                        <a:ext uri="{28A0092B-C50C-407E-A947-70E740481C1C}">
                          <a14:useLocalDpi xmlns:a14="http://schemas.microsoft.com/office/drawing/2010/main" val="0"/>
                        </a:ext>
                      </a:extLst>
                    </a:blip>
                    <a:stretch>
                      <a:fillRect/>
                    </a:stretch>
                  </pic:blipFill>
                  <pic:spPr>
                    <a:xfrm>
                      <a:off x="0" y="0"/>
                      <a:ext cx="5826133" cy="2861402"/>
                    </a:xfrm>
                    <a:prstGeom prst="rect">
                      <a:avLst/>
                    </a:prstGeom>
                  </pic:spPr>
                </pic:pic>
              </a:graphicData>
            </a:graphic>
          </wp:inline>
        </w:drawing>
      </w:r>
      <w:r w:rsidR="4C9C613A">
        <w:t xml:space="preserve"> </w:t>
      </w:r>
    </w:p>
    <w:p w14:paraId="318CD90E" w14:textId="32B60D27" w:rsidR="0A3D57BB" w:rsidRDefault="2EA02250" w:rsidP="0A3D57BB">
      <w:pPr>
        <w:spacing w:line="360" w:lineRule="auto"/>
        <w:jc w:val="center"/>
        <w:rPr>
          <w:rFonts w:ascii="Calibri" w:eastAsia="Calibri" w:hAnsi="Calibri" w:cs="Calibri"/>
          <w:i/>
          <w:iCs/>
        </w:rPr>
      </w:pPr>
      <w:r w:rsidRPr="0FEFB992">
        <w:rPr>
          <w:rFonts w:ascii="Calibri" w:eastAsia="Calibri" w:hAnsi="Calibri" w:cs="Calibri"/>
          <w:i/>
          <w:iCs/>
        </w:rPr>
        <w:t xml:space="preserve">Figure </w:t>
      </w:r>
      <w:r w:rsidR="371D50BB" w:rsidRPr="0FEFB992">
        <w:rPr>
          <w:rFonts w:ascii="Calibri" w:eastAsia="Calibri" w:hAnsi="Calibri" w:cs="Calibri"/>
          <w:i/>
          <w:iCs/>
        </w:rPr>
        <w:t>9</w:t>
      </w:r>
      <w:r w:rsidR="157E2E0C" w:rsidRPr="0FEFB992">
        <w:rPr>
          <w:rFonts w:ascii="Calibri" w:eastAsia="Calibri" w:hAnsi="Calibri" w:cs="Calibri"/>
          <w:i/>
          <w:iCs/>
        </w:rPr>
        <w:t xml:space="preserve">: Most Popular Studio </w:t>
      </w:r>
      <w:r w:rsidR="4A9E43A8" w:rsidRPr="0FEFB992">
        <w:rPr>
          <w:rFonts w:ascii="Calibri" w:eastAsia="Calibri" w:hAnsi="Calibri" w:cs="Calibri"/>
          <w:i/>
          <w:iCs/>
        </w:rPr>
        <w:t>Page</w:t>
      </w:r>
    </w:p>
    <w:p w14:paraId="77C0C7A3" w14:textId="6A397814" w:rsidR="0FEFB992" w:rsidRDefault="0FEFB992" w:rsidP="0FEFB992">
      <w:pPr>
        <w:spacing w:line="360" w:lineRule="auto"/>
        <w:jc w:val="center"/>
        <w:rPr>
          <w:rFonts w:ascii="Calibri" w:eastAsia="Calibri" w:hAnsi="Calibri" w:cs="Calibri"/>
          <w:i/>
          <w:iCs/>
        </w:rPr>
      </w:pPr>
    </w:p>
    <w:p w14:paraId="76CFE0CC" w14:textId="18A96174" w:rsidR="00416D5E" w:rsidRPr="008C6D16" w:rsidRDefault="00416D5E" w:rsidP="00416D5E">
      <w:r w:rsidRPr="008C6D16">
        <w:t xml:space="preserve">Another question we wanted to answer was if there are certain genres </w:t>
      </w:r>
      <w:r w:rsidR="00DD64BF" w:rsidRPr="008C6D16">
        <w:t xml:space="preserve">that tend to have </w:t>
      </w:r>
      <w:r w:rsidR="00FD7058" w:rsidRPr="008C6D16">
        <w:t xml:space="preserve">higher </w:t>
      </w:r>
      <w:r w:rsidR="002D2028" w:rsidRPr="008C6D16">
        <w:t xml:space="preserve">IMDB rating for movies within the top 250. </w:t>
      </w:r>
      <w:r w:rsidR="002345FB" w:rsidRPr="008C6D16">
        <w:t xml:space="preserve">This is shown through the bar chart </w:t>
      </w:r>
      <w:r w:rsidR="00EC35C0" w:rsidRPr="008C6D16">
        <w:t>below (Figure 10).</w:t>
      </w:r>
    </w:p>
    <w:p w14:paraId="3F68D756" w14:textId="2E5F587D" w:rsidR="157E2E0C" w:rsidRDefault="4A9E43A8" w:rsidP="5E413DDB">
      <w:pPr>
        <w:spacing w:line="360" w:lineRule="auto"/>
        <w:jc w:val="center"/>
        <w:rPr>
          <w:rFonts w:ascii="Calibri" w:eastAsia="Calibri" w:hAnsi="Calibri" w:cs="Calibri"/>
          <w:i/>
        </w:rPr>
      </w:pPr>
      <w:r>
        <w:rPr>
          <w:noProof/>
        </w:rPr>
        <w:lastRenderedPageBreak/>
        <w:drawing>
          <wp:inline distT="0" distB="0" distL="0" distR="0" wp14:anchorId="4CE76778" wp14:editId="67F19BEA">
            <wp:extent cx="6322957" cy="3091899"/>
            <wp:effectExtent l="0" t="0" r="0" b="8255"/>
            <wp:docPr id="1901854135" name="Picture 190185413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1854135"/>
                    <pic:cNvPicPr/>
                  </pic:nvPicPr>
                  <pic:blipFill>
                    <a:blip r:embed="rId18">
                      <a:extLst>
                        <a:ext uri="{28A0092B-C50C-407E-A947-70E740481C1C}">
                          <a14:useLocalDpi xmlns:a14="http://schemas.microsoft.com/office/drawing/2010/main" val="0"/>
                        </a:ext>
                      </a:extLst>
                    </a:blip>
                    <a:stretch>
                      <a:fillRect/>
                    </a:stretch>
                  </pic:blipFill>
                  <pic:spPr>
                    <a:xfrm>
                      <a:off x="0" y="0"/>
                      <a:ext cx="6322957" cy="3091899"/>
                    </a:xfrm>
                    <a:prstGeom prst="rect">
                      <a:avLst/>
                    </a:prstGeom>
                  </pic:spPr>
                </pic:pic>
              </a:graphicData>
            </a:graphic>
          </wp:inline>
        </w:drawing>
      </w:r>
      <w:r w:rsidRPr="578D6B0A">
        <w:rPr>
          <w:rFonts w:ascii="Calibri" w:eastAsia="Calibri" w:hAnsi="Calibri" w:cs="Calibri"/>
          <w:i/>
          <w:iCs/>
        </w:rPr>
        <w:t xml:space="preserve">Figure 10: </w:t>
      </w:r>
      <w:r w:rsidRPr="610B4AE2">
        <w:rPr>
          <w:rFonts w:ascii="Calibri" w:eastAsia="Calibri" w:hAnsi="Calibri" w:cs="Calibri"/>
          <w:i/>
          <w:iCs/>
        </w:rPr>
        <w:t xml:space="preserve">IMDb Rating </w:t>
      </w:r>
      <w:r w:rsidRPr="77882C2D">
        <w:rPr>
          <w:rFonts w:ascii="Calibri" w:eastAsia="Calibri" w:hAnsi="Calibri" w:cs="Calibri"/>
          <w:i/>
          <w:iCs/>
        </w:rPr>
        <w:t xml:space="preserve">Average by </w:t>
      </w:r>
      <w:r w:rsidRPr="2D2308F7">
        <w:rPr>
          <w:rFonts w:ascii="Calibri" w:eastAsia="Calibri" w:hAnsi="Calibri" w:cs="Calibri"/>
          <w:i/>
          <w:iCs/>
        </w:rPr>
        <w:t>Genre</w:t>
      </w:r>
    </w:p>
    <w:p w14:paraId="07E2BFA5" w14:textId="097C18DE" w:rsidR="00F344BE" w:rsidRDefault="00F344BE" w:rsidP="5E413DDB">
      <w:pPr>
        <w:jc w:val="center"/>
        <w:rPr>
          <w:rFonts w:ascii="Calibri" w:eastAsia="Calibri" w:hAnsi="Calibri" w:cs="Calibri"/>
          <w:i/>
          <w:iCs/>
        </w:rPr>
      </w:pPr>
    </w:p>
    <w:p w14:paraId="1F13DFDC" w14:textId="2E4AF92B" w:rsidR="00F344BE" w:rsidRDefault="00F344BE" w:rsidP="5E413DDB">
      <w:pPr>
        <w:jc w:val="center"/>
        <w:rPr>
          <w:rFonts w:ascii="Calibri" w:eastAsia="Calibri" w:hAnsi="Calibri" w:cs="Calibri"/>
          <w:i/>
          <w:iCs/>
        </w:rPr>
      </w:pPr>
    </w:p>
    <w:p w14:paraId="35148382" w14:textId="18A5E677" w:rsidR="00F344BE" w:rsidRPr="00F344BE" w:rsidRDefault="00F344BE" w:rsidP="00F344BE">
      <w:pPr>
        <w:rPr>
          <w:sz w:val="24"/>
          <w:szCs w:val="24"/>
        </w:rPr>
      </w:pPr>
      <w:r w:rsidRPr="5E413DDB">
        <w:rPr>
          <w:rFonts w:ascii="Calibri" w:eastAsia="Calibri" w:hAnsi="Calibri" w:cs="Calibri"/>
          <w:sz w:val="24"/>
          <w:szCs w:val="24"/>
        </w:rPr>
        <w:t xml:space="preserve">Another curiosity we had is if there was a certain decade that excelled in having movies in the top 250. We did this by </w:t>
      </w:r>
      <w:r w:rsidR="0033203C" w:rsidRPr="5E413DDB">
        <w:rPr>
          <w:rFonts w:ascii="Calibri" w:eastAsia="Calibri" w:hAnsi="Calibri" w:cs="Calibri"/>
          <w:sz w:val="24"/>
          <w:szCs w:val="24"/>
        </w:rPr>
        <w:t>sorting the movies by the decade in which they were releases and taking the average IMDB rating for all the movies in that decade. This is shown with a line chart (Figure 11).</w:t>
      </w:r>
    </w:p>
    <w:p w14:paraId="1FA2318B" w14:textId="1EBCF6BF" w:rsidR="00B33232" w:rsidRDefault="00E53A93" w:rsidP="6513C8AF">
      <w:pPr>
        <w:spacing w:line="360" w:lineRule="auto"/>
        <w:jc w:val="center"/>
        <w:rPr>
          <w:rFonts w:ascii="Calibri" w:eastAsia="Calibri" w:hAnsi="Calibri" w:cs="Calibri"/>
          <w:i/>
          <w:iCs/>
        </w:rPr>
      </w:pPr>
      <w:r>
        <w:rPr>
          <w:noProof/>
        </w:rPr>
        <w:drawing>
          <wp:inline distT="0" distB="0" distL="0" distR="0" wp14:anchorId="44322DC1" wp14:editId="5F8F3EEE">
            <wp:extent cx="5943600" cy="2874645"/>
            <wp:effectExtent l="0" t="0" r="0" b="1905"/>
            <wp:docPr id="1690498493" name="Picture 1690498493"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0498493"/>
                    <pic:cNvPicPr/>
                  </pic:nvPicPr>
                  <pic:blipFill>
                    <a:blip r:embed="rId19">
                      <a:extLst>
                        <a:ext uri="{28A0092B-C50C-407E-A947-70E740481C1C}">
                          <a14:useLocalDpi xmlns:a14="http://schemas.microsoft.com/office/drawing/2010/main" val="0"/>
                        </a:ext>
                      </a:extLst>
                    </a:blip>
                    <a:stretch>
                      <a:fillRect/>
                    </a:stretch>
                  </pic:blipFill>
                  <pic:spPr>
                    <a:xfrm>
                      <a:off x="0" y="0"/>
                      <a:ext cx="5943600" cy="2874645"/>
                    </a:xfrm>
                    <a:prstGeom prst="rect">
                      <a:avLst/>
                    </a:prstGeom>
                  </pic:spPr>
                </pic:pic>
              </a:graphicData>
            </a:graphic>
          </wp:inline>
        </w:drawing>
      </w:r>
      <w:r w:rsidR="4144BA54" w:rsidRPr="6953345A">
        <w:rPr>
          <w:rFonts w:ascii="Calibri" w:eastAsia="Calibri" w:hAnsi="Calibri" w:cs="Calibri"/>
          <w:i/>
          <w:iCs/>
        </w:rPr>
        <w:t xml:space="preserve">Figure 11: IMDb Rating Average by </w:t>
      </w:r>
      <w:r w:rsidR="4144BA54" w:rsidRPr="29903E41">
        <w:rPr>
          <w:rFonts w:ascii="Calibri" w:eastAsia="Calibri" w:hAnsi="Calibri" w:cs="Calibri"/>
          <w:i/>
          <w:iCs/>
        </w:rPr>
        <w:t>Decade</w:t>
      </w:r>
    </w:p>
    <w:p w14:paraId="27AA6C2C" w14:textId="5FE84E64" w:rsidR="00B33232" w:rsidRPr="00B33232" w:rsidRDefault="37475909" w:rsidP="00B33232">
      <w:pPr>
        <w:spacing w:line="360" w:lineRule="auto"/>
        <w:rPr>
          <w:rFonts w:ascii="Calibri" w:eastAsia="Calibri" w:hAnsi="Calibri" w:cs="Calibri"/>
          <w:sz w:val="24"/>
          <w:szCs w:val="24"/>
        </w:rPr>
      </w:pPr>
      <w:r w:rsidRPr="2BD6471F">
        <w:rPr>
          <w:rFonts w:ascii="Calibri" w:eastAsia="Calibri" w:hAnsi="Calibri" w:cs="Calibri"/>
          <w:sz w:val="24"/>
          <w:szCs w:val="24"/>
        </w:rPr>
        <w:lastRenderedPageBreak/>
        <w:t xml:space="preserve">One thing we were </w:t>
      </w:r>
      <w:r w:rsidRPr="7BFAE3B6">
        <w:rPr>
          <w:rFonts w:ascii="Calibri" w:eastAsia="Calibri" w:hAnsi="Calibri" w:cs="Calibri"/>
          <w:sz w:val="24"/>
          <w:szCs w:val="24"/>
        </w:rPr>
        <w:t xml:space="preserve">also </w:t>
      </w:r>
      <w:r w:rsidRPr="758CD122">
        <w:rPr>
          <w:rFonts w:ascii="Calibri" w:eastAsia="Calibri" w:hAnsi="Calibri" w:cs="Calibri"/>
          <w:sz w:val="24"/>
          <w:szCs w:val="24"/>
        </w:rPr>
        <w:t xml:space="preserve">looking into was the top </w:t>
      </w:r>
      <w:r w:rsidRPr="7BFAE3B6">
        <w:rPr>
          <w:rFonts w:ascii="Calibri" w:eastAsia="Calibri" w:hAnsi="Calibri" w:cs="Calibri"/>
          <w:sz w:val="24"/>
          <w:szCs w:val="24"/>
        </w:rPr>
        <w:t xml:space="preserve">languages </w:t>
      </w:r>
      <w:r w:rsidRPr="51931254">
        <w:rPr>
          <w:rFonts w:ascii="Calibri" w:eastAsia="Calibri" w:hAnsi="Calibri" w:cs="Calibri"/>
          <w:sz w:val="24"/>
          <w:szCs w:val="24"/>
        </w:rPr>
        <w:t xml:space="preserve">in the </w:t>
      </w:r>
      <w:r w:rsidR="35047759" w:rsidRPr="69ABC400">
        <w:rPr>
          <w:rFonts w:ascii="Calibri" w:eastAsia="Calibri" w:hAnsi="Calibri" w:cs="Calibri"/>
          <w:sz w:val="24"/>
          <w:szCs w:val="24"/>
        </w:rPr>
        <w:t>Top</w:t>
      </w:r>
      <w:r w:rsidR="35047759" w:rsidRPr="0EC73F63">
        <w:rPr>
          <w:rFonts w:ascii="Calibri" w:eastAsia="Calibri" w:hAnsi="Calibri" w:cs="Calibri"/>
          <w:sz w:val="24"/>
          <w:szCs w:val="24"/>
        </w:rPr>
        <w:t xml:space="preserve"> 250 movies </w:t>
      </w:r>
      <w:r w:rsidR="35047759" w:rsidRPr="597849F4">
        <w:rPr>
          <w:rFonts w:ascii="Calibri" w:eastAsia="Calibri" w:hAnsi="Calibri" w:cs="Calibri"/>
          <w:sz w:val="24"/>
          <w:szCs w:val="24"/>
        </w:rPr>
        <w:t>recorded</w:t>
      </w:r>
      <w:r w:rsidR="02E10CFD" w:rsidRPr="2BD6471F">
        <w:rPr>
          <w:rFonts w:ascii="Calibri" w:eastAsia="Calibri" w:hAnsi="Calibri" w:cs="Calibri"/>
          <w:sz w:val="24"/>
          <w:szCs w:val="24"/>
        </w:rPr>
        <w:t>.</w:t>
      </w:r>
      <w:r w:rsidR="0A9A1546" w:rsidRPr="69ABC400">
        <w:rPr>
          <w:rFonts w:ascii="Calibri" w:eastAsia="Calibri" w:hAnsi="Calibri" w:cs="Calibri"/>
          <w:sz w:val="24"/>
          <w:szCs w:val="24"/>
        </w:rPr>
        <w:t xml:space="preserve"> Out of this </w:t>
      </w:r>
      <w:r w:rsidR="0A9A1546" w:rsidRPr="53E6FD05">
        <w:rPr>
          <w:rFonts w:ascii="Calibri" w:eastAsia="Calibri" w:hAnsi="Calibri" w:cs="Calibri"/>
          <w:sz w:val="24"/>
          <w:szCs w:val="24"/>
        </w:rPr>
        <w:t>analysis, we found</w:t>
      </w:r>
      <w:r w:rsidR="0A9A1546" w:rsidRPr="43FF6A54">
        <w:rPr>
          <w:rFonts w:ascii="Calibri" w:eastAsia="Calibri" w:hAnsi="Calibri" w:cs="Calibri"/>
          <w:sz w:val="24"/>
          <w:szCs w:val="24"/>
        </w:rPr>
        <w:t xml:space="preserve"> that French, German, </w:t>
      </w:r>
      <w:r w:rsidR="0A9A1546" w:rsidRPr="16A2F5E6">
        <w:rPr>
          <w:rFonts w:ascii="Calibri" w:eastAsia="Calibri" w:hAnsi="Calibri" w:cs="Calibri"/>
          <w:sz w:val="24"/>
          <w:szCs w:val="24"/>
        </w:rPr>
        <w:t xml:space="preserve">Spanish, </w:t>
      </w:r>
      <w:r w:rsidR="0A9A1546" w:rsidRPr="1080CAAD">
        <w:rPr>
          <w:rFonts w:ascii="Calibri" w:eastAsia="Calibri" w:hAnsi="Calibri" w:cs="Calibri"/>
          <w:sz w:val="24"/>
          <w:szCs w:val="24"/>
        </w:rPr>
        <w:t xml:space="preserve">Italian and Latin were the </w:t>
      </w:r>
      <w:r w:rsidR="0A9A1546" w:rsidRPr="34CFF1F3">
        <w:rPr>
          <w:rFonts w:ascii="Calibri" w:eastAsia="Calibri" w:hAnsi="Calibri" w:cs="Calibri"/>
          <w:sz w:val="24"/>
          <w:szCs w:val="24"/>
        </w:rPr>
        <w:t xml:space="preserve">leading </w:t>
      </w:r>
      <w:r w:rsidR="0A9A1546" w:rsidRPr="21B84664">
        <w:rPr>
          <w:rFonts w:ascii="Calibri" w:eastAsia="Calibri" w:hAnsi="Calibri" w:cs="Calibri"/>
          <w:sz w:val="24"/>
          <w:szCs w:val="24"/>
        </w:rPr>
        <w:t>languages</w:t>
      </w:r>
      <w:r w:rsidR="0A9A1546" w:rsidRPr="4F9C17FF">
        <w:rPr>
          <w:rFonts w:ascii="Calibri" w:eastAsia="Calibri" w:hAnsi="Calibri" w:cs="Calibri"/>
          <w:sz w:val="24"/>
          <w:szCs w:val="24"/>
        </w:rPr>
        <w:t xml:space="preserve"> </w:t>
      </w:r>
      <w:r w:rsidR="0A9A1546" w:rsidRPr="4184DB15">
        <w:rPr>
          <w:rFonts w:ascii="Calibri" w:eastAsia="Calibri" w:hAnsi="Calibri" w:cs="Calibri"/>
          <w:sz w:val="24"/>
          <w:szCs w:val="24"/>
        </w:rPr>
        <w:t>with French</w:t>
      </w:r>
      <w:r w:rsidR="0A9A1546" w:rsidRPr="30392592">
        <w:rPr>
          <w:rFonts w:ascii="Calibri" w:eastAsia="Calibri" w:hAnsi="Calibri" w:cs="Calibri"/>
          <w:sz w:val="24"/>
          <w:szCs w:val="24"/>
        </w:rPr>
        <w:t xml:space="preserve"> being the most </w:t>
      </w:r>
      <w:r w:rsidR="0A9A1546" w:rsidRPr="781CC91D">
        <w:rPr>
          <w:rFonts w:ascii="Calibri" w:eastAsia="Calibri" w:hAnsi="Calibri" w:cs="Calibri"/>
          <w:sz w:val="24"/>
          <w:szCs w:val="24"/>
        </w:rPr>
        <w:t>popular</w:t>
      </w:r>
      <w:r w:rsidR="00F10A97">
        <w:rPr>
          <w:rFonts w:ascii="Calibri" w:eastAsia="Calibri" w:hAnsi="Calibri" w:cs="Calibri"/>
          <w:sz w:val="24"/>
          <w:szCs w:val="24"/>
        </w:rPr>
        <w:t xml:space="preserve"> (Figure 12).</w:t>
      </w:r>
    </w:p>
    <w:p w14:paraId="1F497D6A" w14:textId="1E470DDE" w:rsidR="005B1D8A" w:rsidRDefault="005B1D64" w:rsidP="1119FB24">
      <w:pPr>
        <w:spacing w:line="360" w:lineRule="auto"/>
        <w:jc w:val="center"/>
        <w:rPr>
          <w:rFonts w:ascii="Calibri" w:eastAsia="Calibri" w:hAnsi="Calibri" w:cs="Calibri"/>
          <w:i/>
          <w:iCs/>
        </w:rPr>
      </w:pPr>
      <w:r>
        <w:rPr>
          <w:noProof/>
        </w:rPr>
        <w:drawing>
          <wp:inline distT="0" distB="0" distL="0" distR="0" wp14:anchorId="0820F912" wp14:editId="762A9199">
            <wp:extent cx="3561144" cy="1798834"/>
            <wp:effectExtent l="0" t="0" r="0" b="7620"/>
            <wp:docPr id="654171759" name="Picture 65417175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17175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61144" cy="1798834"/>
                    </a:xfrm>
                    <a:prstGeom prst="rect">
                      <a:avLst/>
                    </a:prstGeom>
                  </pic:spPr>
                </pic:pic>
              </a:graphicData>
            </a:graphic>
          </wp:inline>
        </w:drawing>
      </w:r>
    </w:p>
    <w:p w14:paraId="169C11C1" w14:textId="044B221B" w:rsidR="005B1D8A" w:rsidRDefault="68617401" w:rsidP="7E731515">
      <w:pPr>
        <w:spacing w:line="360" w:lineRule="auto"/>
        <w:jc w:val="center"/>
        <w:rPr>
          <w:rFonts w:ascii="Calibri" w:eastAsia="Calibri" w:hAnsi="Calibri" w:cs="Calibri"/>
          <w:i/>
        </w:rPr>
      </w:pPr>
      <w:r w:rsidRPr="29903E41">
        <w:rPr>
          <w:rFonts w:ascii="Calibri" w:eastAsia="Calibri" w:hAnsi="Calibri" w:cs="Calibri"/>
          <w:i/>
          <w:iCs/>
        </w:rPr>
        <w:t xml:space="preserve">Figure 12: </w:t>
      </w:r>
      <w:r w:rsidRPr="43891FC5">
        <w:rPr>
          <w:rFonts w:ascii="Calibri" w:eastAsia="Calibri" w:hAnsi="Calibri" w:cs="Calibri"/>
          <w:i/>
          <w:iCs/>
        </w:rPr>
        <w:t xml:space="preserve">Top Movie </w:t>
      </w:r>
      <w:r w:rsidRPr="0525ECC3">
        <w:rPr>
          <w:rFonts w:ascii="Calibri" w:eastAsia="Calibri" w:hAnsi="Calibri" w:cs="Calibri"/>
          <w:i/>
          <w:iCs/>
        </w:rPr>
        <w:t>Languages</w:t>
      </w:r>
    </w:p>
    <w:p w14:paraId="55DDF725" w14:textId="58C94ADE" w:rsidR="00923505" w:rsidRPr="00B71390" w:rsidRDefault="007E452E" w:rsidP="00923505">
      <w:pPr>
        <w:spacing w:line="360" w:lineRule="auto"/>
        <w:rPr>
          <w:rFonts w:ascii="Calibri" w:eastAsia="Calibri" w:hAnsi="Calibri" w:cs="Calibri"/>
        </w:rPr>
      </w:pPr>
      <w:r>
        <w:rPr>
          <w:rFonts w:ascii="Calibri" w:eastAsia="Calibri" w:hAnsi="Calibri" w:cs="Calibri"/>
        </w:rPr>
        <w:t>A curiosity we had as a team was which movie was the most voted upon on the IMDB database</w:t>
      </w:r>
      <w:r w:rsidR="0076718F">
        <w:rPr>
          <w:rFonts w:ascii="Calibri" w:eastAsia="Calibri" w:hAnsi="Calibri" w:cs="Calibri"/>
        </w:rPr>
        <w:t xml:space="preserve">, understanding what is one of the most popular movies to critics and consumers who choose to vote in the database. Through this we found that The Shawshank Redemption was the most voted movie with </w:t>
      </w:r>
      <w:r w:rsidR="001A049A">
        <w:rPr>
          <w:rFonts w:ascii="Calibri" w:eastAsia="Calibri" w:hAnsi="Calibri" w:cs="Calibri"/>
        </w:rPr>
        <w:t>1,</w:t>
      </w:r>
      <w:r w:rsidR="00026AC9" w:rsidRPr="00026AC9">
        <w:rPr>
          <w:rFonts w:ascii="Calibri" w:eastAsia="Calibri" w:hAnsi="Calibri" w:cs="Calibri"/>
        </w:rPr>
        <w:t>825,626 votes</w:t>
      </w:r>
      <w:r w:rsidR="00F10A97">
        <w:rPr>
          <w:rFonts w:ascii="Calibri" w:eastAsia="Calibri" w:hAnsi="Calibri" w:cs="Calibri"/>
        </w:rPr>
        <w:t xml:space="preserve"> (Figure 13).</w:t>
      </w:r>
    </w:p>
    <w:p w14:paraId="016C79D3" w14:textId="64A5BCD9" w:rsidR="00951C00" w:rsidRPr="00951C00" w:rsidRDefault="00435836" w:rsidP="00951C00">
      <w:pPr>
        <w:spacing w:line="360" w:lineRule="auto"/>
        <w:jc w:val="center"/>
        <w:rPr>
          <w:i/>
          <w:iCs/>
        </w:rPr>
      </w:pPr>
      <w:r>
        <w:rPr>
          <w:noProof/>
        </w:rPr>
        <w:drawing>
          <wp:inline distT="0" distB="0" distL="0" distR="0" wp14:anchorId="469FEB1B" wp14:editId="25665E9D">
            <wp:extent cx="5943600" cy="1717040"/>
            <wp:effectExtent l="0" t="0" r="0" b="0"/>
            <wp:docPr id="1905598155" name="Picture 19055981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717040"/>
                    </a:xfrm>
                    <a:prstGeom prst="rect">
                      <a:avLst/>
                    </a:prstGeom>
                  </pic:spPr>
                </pic:pic>
              </a:graphicData>
            </a:graphic>
          </wp:inline>
        </w:drawing>
      </w:r>
      <w:r w:rsidR="56DCC665" w:rsidRPr="78F0D7EE">
        <w:rPr>
          <w:i/>
          <w:iCs/>
        </w:rPr>
        <w:t>Figure 13: Most Voted Movie</w:t>
      </w:r>
    </w:p>
    <w:p w14:paraId="107E543B" w14:textId="77777777" w:rsidR="005B1D8A" w:rsidRPr="008C6D16" w:rsidRDefault="005B1D8A" w:rsidP="005B1D8A">
      <w:pPr>
        <w:rPr>
          <w:rFonts w:ascii="Calibri" w:eastAsia="Calibri" w:hAnsi="Calibri" w:cs="Calibri"/>
        </w:rPr>
      </w:pPr>
      <w:r w:rsidRPr="008C6D16">
        <w:rPr>
          <w:rFonts w:ascii="Calibri" w:eastAsia="Calibri" w:hAnsi="Calibri" w:cs="Calibri"/>
          <w:u w:val="single"/>
        </w:rPr>
        <w:t>Tables</w:t>
      </w:r>
    </w:p>
    <w:p w14:paraId="2DAC889E" w14:textId="7724D166" w:rsidR="0003051E" w:rsidRPr="008C6D16" w:rsidRDefault="005B1D8A" w:rsidP="43D63610">
      <w:pPr>
        <w:rPr>
          <w:rFonts w:ascii="Calibri" w:eastAsia="Calibri" w:hAnsi="Calibri" w:cs="Calibri"/>
        </w:rPr>
      </w:pPr>
      <w:r w:rsidRPr="008C6D16">
        <w:rPr>
          <w:rFonts w:ascii="Calibri" w:eastAsia="Calibri" w:hAnsi="Calibri" w:cs="Calibri"/>
        </w:rPr>
        <w:t xml:space="preserve">A report was created for each database table with a search bar and filter option. Column headings along with table names so the data for each table is easily interpretable. Each table has a text box displaying a quick description of what </w:t>
      </w:r>
      <w:r w:rsidR="004B6243" w:rsidRPr="008C6D16">
        <w:rPr>
          <w:rFonts w:ascii="Calibri" w:eastAsia="Calibri" w:hAnsi="Calibri" w:cs="Calibri"/>
        </w:rPr>
        <w:t xml:space="preserve">data </w:t>
      </w:r>
      <w:r w:rsidRPr="008C6D16">
        <w:rPr>
          <w:rFonts w:ascii="Calibri" w:eastAsia="Calibri" w:hAnsi="Calibri" w:cs="Calibri"/>
        </w:rPr>
        <w:t>that table presents along with how many rows are in that table.</w:t>
      </w:r>
      <w:r w:rsidR="000F379D">
        <w:rPr>
          <w:rFonts w:ascii="Calibri" w:eastAsia="Calibri" w:hAnsi="Calibri" w:cs="Calibri"/>
        </w:rPr>
        <w:t xml:space="preserve"> (Figure 14).</w:t>
      </w:r>
    </w:p>
    <w:p w14:paraId="2AA390AE" w14:textId="0B7CCEFF" w:rsidR="0003051E" w:rsidRDefault="1161F108" w:rsidP="7E731515">
      <w:pPr>
        <w:spacing w:line="360" w:lineRule="auto"/>
        <w:jc w:val="center"/>
        <w:rPr>
          <w:rFonts w:ascii="Calibri" w:eastAsia="Calibri" w:hAnsi="Calibri" w:cs="Calibri"/>
          <w:i/>
          <w:iCs/>
        </w:rPr>
      </w:pPr>
      <w:r>
        <w:rPr>
          <w:noProof/>
        </w:rPr>
        <w:lastRenderedPageBreak/>
        <w:drawing>
          <wp:inline distT="0" distB="0" distL="0" distR="0" wp14:anchorId="0026843A" wp14:editId="0259B4AD">
            <wp:extent cx="6118223" cy="3128399"/>
            <wp:effectExtent l="0" t="0" r="0" b="8890"/>
            <wp:docPr id="1765474889" name="Picture 176547488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5474889"/>
                    <pic:cNvPicPr/>
                  </pic:nvPicPr>
                  <pic:blipFill>
                    <a:blip r:embed="rId22">
                      <a:extLst>
                        <a:ext uri="{28A0092B-C50C-407E-A947-70E740481C1C}">
                          <a14:useLocalDpi xmlns:a14="http://schemas.microsoft.com/office/drawing/2010/main" val="0"/>
                        </a:ext>
                      </a:extLst>
                    </a:blip>
                    <a:stretch>
                      <a:fillRect/>
                    </a:stretch>
                  </pic:blipFill>
                  <pic:spPr>
                    <a:xfrm>
                      <a:off x="0" y="0"/>
                      <a:ext cx="6118223" cy="3128399"/>
                    </a:xfrm>
                    <a:prstGeom prst="rect">
                      <a:avLst/>
                    </a:prstGeom>
                  </pic:spPr>
                </pic:pic>
              </a:graphicData>
            </a:graphic>
          </wp:inline>
        </w:drawing>
      </w:r>
      <w:r w:rsidR="45FAC55F" w:rsidRPr="771F2161">
        <w:rPr>
          <w:rFonts w:ascii="Calibri" w:eastAsia="Calibri" w:hAnsi="Calibri" w:cs="Calibri"/>
          <w:i/>
          <w:iCs/>
        </w:rPr>
        <w:t xml:space="preserve">Figure </w:t>
      </w:r>
      <w:r w:rsidR="45FAC55F" w:rsidRPr="78AD42C0">
        <w:rPr>
          <w:rFonts w:ascii="Calibri" w:eastAsia="Calibri" w:hAnsi="Calibri" w:cs="Calibri"/>
          <w:i/>
          <w:iCs/>
        </w:rPr>
        <w:t>1</w:t>
      </w:r>
      <w:r w:rsidR="116D36E2" w:rsidRPr="78AD42C0">
        <w:rPr>
          <w:rFonts w:ascii="Calibri" w:eastAsia="Calibri" w:hAnsi="Calibri" w:cs="Calibri"/>
          <w:i/>
          <w:iCs/>
        </w:rPr>
        <w:t>4</w:t>
      </w:r>
      <w:r w:rsidR="45FAC55F" w:rsidRPr="771F2161">
        <w:rPr>
          <w:rFonts w:ascii="Calibri" w:eastAsia="Calibri" w:hAnsi="Calibri" w:cs="Calibri"/>
          <w:i/>
          <w:iCs/>
        </w:rPr>
        <w:t xml:space="preserve">: </w:t>
      </w:r>
      <w:r w:rsidR="45FAC55F" w:rsidRPr="567A26C6">
        <w:rPr>
          <w:rFonts w:ascii="Calibri" w:eastAsia="Calibri" w:hAnsi="Calibri" w:cs="Calibri"/>
          <w:i/>
          <w:iCs/>
        </w:rPr>
        <w:t>Movie table</w:t>
      </w:r>
    </w:p>
    <w:p w14:paraId="6D5552B4" w14:textId="69033B4D" w:rsidR="0003051E" w:rsidRDefault="45FAC55F" w:rsidP="7E731515">
      <w:pPr>
        <w:spacing w:line="360" w:lineRule="auto"/>
        <w:jc w:val="center"/>
        <w:rPr>
          <w:del w:id="0" w:author="Microsoft Word" w:date="2023-12-10T14:32:00Z"/>
          <w:rFonts w:ascii="Calibri" w:eastAsia="Calibri" w:hAnsi="Calibri" w:cs="Calibri"/>
          <w:i/>
          <w:iCs/>
        </w:rPr>
      </w:pPr>
      <w:r w:rsidRPr="332810BF">
        <w:rPr>
          <w:rFonts w:ascii="Calibri" w:eastAsia="Calibri" w:hAnsi="Calibri" w:cs="Calibri"/>
          <w:i/>
          <w:iCs/>
        </w:rPr>
        <w:t xml:space="preserve"> </w:t>
      </w:r>
      <w:r w:rsidR="21AF2AE9">
        <w:rPr>
          <w:noProof/>
        </w:rPr>
        <w:drawing>
          <wp:inline distT="0" distB="0" distL="0" distR="0" wp14:anchorId="76154717" wp14:editId="4982C107">
            <wp:extent cx="5943600" cy="3005455"/>
            <wp:effectExtent l="0" t="0" r="0" b="4445"/>
            <wp:docPr id="499077820" name="Picture 4990778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077820"/>
                    <pic:cNvPicPr/>
                  </pic:nvPicPr>
                  <pic:blipFill>
                    <a:blip r:embed="rId23">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r w:rsidR="43075143" w:rsidRPr="3DBAFB43">
        <w:rPr>
          <w:rFonts w:ascii="Calibri" w:eastAsia="Calibri" w:hAnsi="Calibri" w:cs="Calibri"/>
          <w:i/>
          <w:iCs/>
        </w:rPr>
        <w:t xml:space="preserve">Figure </w:t>
      </w:r>
      <w:r w:rsidR="43075143" w:rsidRPr="3DEABB4C">
        <w:rPr>
          <w:rFonts w:ascii="Calibri" w:eastAsia="Calibri" w:hAnsi="Calibri" w:cs="Calibri"/>
          <w:i/>
          <w:iCs/>
        </w:rPr>
        <w:t>1</w:t>
      </w:r>
      <w:r w:rsidR="3E75FA20" w:rsidRPr="3DEABB4C">
        <w:rPr>
          <w:rFonts w:ascii="Calibri" w:eastAsia="Calibri" w:hAnsi="Calibri" w:cs="Calibri"/>
          <w:i/>
          <w:iCs/>
        </w:rPr>
        <w:t>5</w:t>
      </w:r>
      <w:r w:rsidR="43075143" w:rsidRPr="5100D344">
        <w:rPr>
          <w:rFonts w:ascii="Calibri" w:eastAsia="Calibri" w:hAnsi="Calibri" w:cs="Calibri"/>
          <w:i/>
          <w:iCs/>
        </w:rPr>
        <w:t xml:space="preserve">: </w:t>
      </w:r>
      <w:r w:rsidR="43075143" w:rsidRPr="458FC15A">
        <w:rPr>
          <w:rFonts w:ascii="Calibri" w:eastAsia="Calibri" w:hAnsi="Calibri" w:cs="Calibri"/>
          <w:i/>
          <w:iCs/>
        </w:rPr>
        <w:t>Genre table</w:t>
      </w:r>
    </w:p>
    <w:p w14:paraId="1A9FD31C" w14:textId="725A72BA" w:rsidR="0003051E" w:rsidRDefault="008945FD" w:rsidP="7E731515">
      <w:pPr>
        <w:spacing w:line="360" w:lineRule="auto"/>
        <w:jc w:val="center"/>
        <w:rPr>
          <w:rFonts w:ascii="Calibri" w:eastAsia="Calibri" w:hAnsi="Calibri" w:cs="Calibri"/>
          <w:i/>
          <w:iCs/>
        </w:rPr>
      </w:pPr>
      <w:r w:rsidRPr="010AFA97">
        <w:rPr>
          <w:rFonts w:ascii="Calibri" w:eastAsia="Calibri" w:hAnsi="Calibri" w:cs="Calibri"/>
          <w:i/>
          <w:iCs/>
        </w:rPr>
        <w:lastRenderedPageBreak/>
        <w:t xml:space="preserve"> </w:t>
      </w:r>
      <w:r w:rsidR="7BD880B9">
        <w:rPr>
          <w:noProof/>
        </w:rPr>
        <w:drawing>
          <wp:inline distT="0" distB="0" distL="0" distR="0" wp14:anchorId="453ADEFE" wp14:editId="6D59B44A">
            <wp:extent cx="5943600" cy="3262630"/>
            <wp:effectExtent l="0" t="0" r="0" b="0"/>
            <wp:docPr id="1491279105" name="Picture 14912791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127910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262630"/>
                    </a:xfrm>
                    <a:prstGeom prst="rect">
                      <a:avLst/>
                    </a:prstGeom>
                  </pic:spPr>
                </pic:pic>
              </a:graphicData>
            </a:graphic>
          </wp:inline>
        </w:drawing>
      </w:r>
      <w:r w:rsidR="60FD3739" w:rsidRPr="24513303">
        <w:rPr>
          <w:rFonts w:ascii="Calibri" w:eastAsia="Calibri" w:hAnsi="Calibri" w:cs="Calibri"/>
          <w:i/>
          <w:iCs/>
        </w:rPr>
        <w:t xml:space="preserve">Figure </w:t>
      </w:r>
      <w:r w:rsidR="60FD3739" w:rsidRPr="3DEABB4C">
        <w:rPr>
          <w:rFonts w:ascii="Calibri" w:eastAsia="Calibri" w:hAnsi="Calibri" w:cs="Calibri"/>
          <w:i/>
          <w:iCs/>
        </w:rPr>
        <w:t>1</w:t>
      </w:r>
      <w:r w:rsidR="55281AC5" w:rsidRPr="3DEABB4C">
        <w:rPr>
          <w:rFonts w:ascii="Calibri" w:eastAsia="Calibri" w:hAnsi="Calibri" w:cs="Calibri"/>
          <w:i/>
          <w:iCs/>
        </w:rPr>
        <w:t>6</w:t>
      </w:r>
      <w:r w:rsidR="60FD3739" w:rsidRPr="28324192">
        <w:rPr>
          <w:rFonts w:ascii="Calibri" w:eastAsia="Calibri" w:hAnsi="Calibri" w:cs="Calibri"/>
          <w:i/>
          <w:iCs/>
        </w:rPr>
        <w:t>: Actor</w:t>
      </w:r>
      <w:r w:rsidR="60FD3739" w:rsidRPr="24513303">
        <w:rPr>
          <w:rFonts w:ascii="Calibri" w:eastAsia="Calibri" w:hAnsi="Calibri" w:cs="Calibri"/>
          <w:i/>
          <w:iCs/>
        </w:rPr>
        <w:t xml:space="preserve"> Table</w:t>
      </w:r>
    </w:p>
    <w:p w14:paraId="5B9CE91E" w14:textId="1DEA05B8" w:rsidR="008945FD" w:rsidRDefault="008945FD" w:rsidP="5E413DDB">
      <w:pPr>
        <w:spacing w:line="360" w:lineRule="auto"/>
        <w:jc w:val="center"/>
        <w:rPr>
          <w:rFonts w:ascii="Calibri" w:eastAsia="Calibri" w:hAnsi="Calibri" w:cs="Calibri"/>
          <w:i/>
          <w:iCs/>
        </w:rPr>
      </w:pPr>
      <w:ins w:id="1" w:author="Microsoft Word" w:date="2023-12-10T14:32:00Z">
        <w:r w:rsidRPr="0A6B1F86">
          <w:rPr>
            <w:rFonts w:ascii="Calibri" w:eastAsia="Calibri" w:hAnsi="Calibri" w:cs="Calibri"/>
            <w:i/>
            <w:iCs/>
          </w:rPr>
          <w:t xml:space="preserve"> </w:t>
        </w:r>
      </w:ins>
      <w:r w:rsidR="00FF530F">
        <w:rPr>
          <w:noProof/>
        </w:rPr>
        <w:drawing>
          <wp:inline distT="0" distB="0" distL="0" distR="0" wp14:anchorId="0733342B" wp14:editId="7EB12808">
            <wp:extent cx="5943600" cy="3557905"/>
            <wp:effectExtent l="0" t="0" r="0" b="4445"/>
            <wp:docPr id="98713520" name="Picture 987135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135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557905"/>
                    </a:xfrm>
                    <a:prstGeom prst="rect">
                      <a:avLst/>
                    </a:prstGeom>
                  </pic:spPr>
                </pic:pic>
              </a:graphicData>
            </a:graphic>
          </wp:inline>
        </w:drawing>
      </w:r>
      <w:r w:rsidRPr="010AFA97">
        <w:rPr>
          <w:rFonts w:ascii="Calibri" w:eastAsia="Calibri" w:hAnsi="Calibri" w:cs="Calibri"/>
          <w:i/>
          <w:iCs/>
        </w:rPr>
        <w:t xml:space="preserve">Figure </w:t>
      </w:r>
      <w:r w:rsidRPr="251A86C8">
        <w:rPr>
          <w:rFonts w:ascii="Calibri" w:eastAsia="Calibri" w:hAnsi="Calibri" w:cs="Calibri"/>
          <w:i/>
          <w:iCs/>
        </w:rPr>
        <w:t>1</w:t>
      </w:r>
      <w:r w:rsidR="32374324" w:rsidRPr="251A86C8">
        <w:rPr>
          <w:rFonts w:ascii="Calibri" w:eastAsia="Calibri" w:hAnsi="Calibri" w:cs="Calibri"/>
          <w:i/>
          <w:iCs/>
        </w:rPr>
        <w:t>7</w:t>
      </w:r>
      <w:r w:rsidRPr="010AFA97">
        <w:rPr>
          <w:rFonts w:ascii="Calibri" w:eastAsia="Calibri" w:hAnsi="Calibri" w:cs="Calibri"/>
          <w:i/>
          <w:iCs/>
        </w:rPr>
        <w:t xml:space="preserve">: Language table </w:t>
      </w:r>
    </w:p>
    <w:p w14:paraId="2CAEAB77" w14:textId="1BBDC9A1" w:rsidR="0003051E" w:rsidRDefault="000B34B0" w:rsidP="5E413DDB">
      <w:pPr>
        <w:spacing w:line="360" w:lineRule="auto"/>
        <w:jc w:val="center"/>
        <w:rPr>
          <w:rFonts w:ascii="Calibri" w:eastAsia="Calibri" w:hAnsi="Calibri" w:cs="Calibri"/>
          <w:i/>
          <w:iCs/>
        </w:rPr>
      </w:pPr>
      <w:r>
        <w:rPr>
          <w:noProof/>
        </w:rPr>
        <w:lastRenderedPageBreak/>
        <w:drawing>
          <wp:inline distT="0" distB="0" distL="0" distR="0" wp14:anchorId="14F7D55F" wp14:editId="1CA4F0A8">
            <wp:extent cx="5943600" cy="3347720"/>
            <wp:effectExtent l="0" t="0" r="0" b="5080"/>
            <wp:docPr id="813130212" name="Picture 8131302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1302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7720"/>
                    </a:xfrm>
                    <a:prstGeom prst="rect">
                      <a:avLst/>
                    </a:prstGeom>
                  </pic:spPr>
                </pic:pic>
              </a:graphicData>
            </a:graphic>
          </wp:inline>
        </w:drawing>
      </w:r>
      <w:r w:rsidR="308314AF" w:rsidRPr="14509FC7">
        <w:rPr>
          <w:i/>
        </w:rPr>
        <w:t xml:space="preserve">Figure </w:t>
      </w:r>
      <w:r w:rsidR="308314AF" w:rsidRPr="251A86C8">
        <w:rPr>
          <w:i/>
          <w:iCs/>
        </w:rPr>
        <w:t>1</w:t>
      </w:r>
      <w:r w:rsidR="36AD4A2F" w:rsidRPr="251A86C8">
        <w:rPr>
          <w:i/>
          <w:iCs/>
        </w:rPr>
        <w:t>8</w:t>
      </w:r>
      <w:r w:rsidR="308314AF" w:rsidRPr="14509FC7">
        <w:rPr>
          <w:i/>
        </w:rPr>
        <w:t>:</w:t>
      </w:r>
      <w:r w:rsidR="308314AF" w:rsidRPr="53D52AB6">
        <w:rPr>
          <w:rFonts w:ascii="Calibri" w:eastAsia="Calibri" w:hAnsi="Calibri" w:cs="Calibri"/>
          <w:i/>
          <w:iCs/>
        </w:rPr>
        <w:t xml:space="preserve"> </w:t>
      </w:r>
      <w:r w:rsidR="6B11B04F" w:rsidRPr="010AFA97">
        <w:rPr>
          <w:rFonts w:ascii="Calibri" w:eastAsia="Calibri" w:hAnsi="Calibri" w:cs="Calibri"/>
          <w:i/>
          <w:iCs/>
        </w:rPr>
        <w:t>Country</w:t>
      </w:r>
      <w:r w:rsidR="308314AF" w:rsidRPr="53D52AB6">
        <w:rPr>
          <w:rFonts w:ascii="Calibri" w:eastAsia="Calibri" w:hAnsi="Calibri" w:cs="Calibri"/>
          <w:i/>
          <w:iCs/>
        </w:rPr>
        <w:t xml:space="preserve"> Table</w:t>
      </w:r>
    </w:p>
    <w:p w14:paraId="56950811" w14:textId="7C8C6B05" w:rsidR="0003051E" w:rsidRDefault="00636CD8" w:rsidP="5E413DDB">
      <w:pPr>
        <w:spacing w:line="360" w:lineRule="auto"/>
        <w:jc w:val="center"/>
        <w:rPr>
          <w:rFonts w:ascii="Calibri" w:eastAsia="Calibri" w:hAnsi="Calibri" w:cs="Calibri"/>
          <w:i/>
        </w:rPr>
      </w:pPr>
      <w:r>
        <w:rPr>
          <w:noProof/>
        </w:rPr>
        <w:drawing>
          <wp:inline distT="0" distB="0" distL="0" distR="0" wp14:anchorId="252A3347" wp14:editId="695C7FEF">
            <wp:extent cx="5943600" cy="3796030"/>
            <wp:effectExtent l="0" t="0" r="0" b="0"/>
            <wp:docPr id="598519149" name="Picture 5985191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51914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796030"/>
                    </a:xfrm>
                    <a:prstGeom prst="rect">
                      <a:avLst/>
                    </a:prstGeom>
                  </pic:spPr>
                </pic:pic>
              </a:graphicData>
            </a:graphic>
          </wp:inline>
        </w:drawing>
      </w:r>
      <w:r w:rsidR="72AD0055" w:rsidRPr="7CF6414D">
        <w:rPr>
          <w:rFonts w:ascii="Calibri" w:eastAsia="Calibri" w:hAnsi="Calibri" w:cs="Calibri"/>
          <w:i/>
          <w:iCs/>
        </w:rPr>
        <w:t xml:space="preserve">Figure </w:t>
      </w:r>
      <w:r w:rsidR="72AD0055" w:rsidRPr="251A86C8">
        <w:rPr>
          <w:rFonts w:ascii="Calibri" w:eastAsia="Calibri" w:hAnsi="Calibri" w:cs="Calibri"/>
          <w:i/>
          <w:iCs/>
        </w:rPr>
        <w:t>1</w:t>
      </w:r>
      <w:r w:rsidR="217B4271" w:rsidRPr="251A86C8">
        <w:rPr>
          <w:rFonts w:ascii="Calibri" w:eastAsia="Calibri" w:hAnsi="Calibri" w:cs="Calibri"/>
          <w:i/>
          <w:iCs/>
        </w:rPr>
        <w:t>9</w:t>
      </w:r>
      <w:r w:rsidR="72AD0055" w:rsidRPr="217718B3">
        <w:rPr>
          <w:rFonts w:ascii="Calibri" w:eastAsia="Calibri" w:hAnsi="Calibri" w:cs="Calibri"/>
          <w:i/>
          <w:iCs/>
        </w:rPr>
        <w:t xml:space="preserve">: Director </w:t>
      </w:r>
      <w:r w:rsidR="72AD0055" w:rsidRPr="33641E09">
        <w:rPr>
          <w:rFonts w:ascii="Calibri" w:eastAsia="Calibri" w:hAnsi="Calibri" w:cs="Calibri"/>
          <w:i/>
          <w:iCs/>
        </w:rPr>
        <w:t>Table</w:t>
      </w:r>
    </w:p>
    <w:sectPr w:rsidR="0003051E">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9E1D38" w14:textId="77777777" w:rsidR="00013541" w:rsidRDefault="00013541">
      <w:pPr>
        <w:spacing w:after="0" w:line="240" w:lineRule="auto"/>
      </w:pPr>
      <w:r>
        <w:separator/>
      </w:r>
    </w:p>
  </w:endnote>
  <w:endnote w:type="continuationSeparator" w:id="0">
    <w:p w14:paraId="45340BC1" w14:textId="77777777" w:rsidR="00013541" w:rsidRDefault="00013541">
      <w:pPr>
        <w:spacing w:after="0" w:line="240" w:lineRule="auto"/>
      </w:pPr>
      <w:r>
        <w:continuationSeparator/>
      </w:r>
    </w:p>
  </w:endnote>
  <w:endnote w:type="continuationNotice" w:id="1">
    <w:p w14:paraId="256C213C" w14:textId="77777777" w:rsidR="00013541" w:rsidRDefault="0001354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CB96C9F" w14:paraId="1580C405" w14:textId="77777777" w:rsidTr="7CB96C9F">
      <w:trPr>
        <w:trHeight w:val="300"/>
      </w:trPr>
      <w:tc>
        <w:tcPr>
          <w:tcW w:w="3120" w:type="dxa"/>
        </w:tcPr>
        <w:p w14:paraId="0FF65459" w14:textId="7EF83C80" w:rsidR="7CB96C9F" w:rsidRDefault="7CB96C9F" w:rsidP="7CB96C9F">
          <w:pPr>
            <w:pStyle w:val="Header"/>
            <w:ind w:left="-115"/>
          </w:pPr>
        </w:p>
      </w:tc>
      <w:tc>
        <w:tcPr>
          <w:tcW w:w="3120" w:type="dxa"/>
        </w:tcPr>
        <w:p w14:paraId="7B0E6637" w14:textId="27C3365D" w:rsidR="7CB96C9F" w:rsidRDefault="7CB96C9F" w:rsidP="7CB96C9F">
          <w:pPr>
            <w:pStyle w:val="Header"/>
            <w:jc w:val="center"/>
          </w:pPr>
        </w:p>
      </w:tc>
      <w:tc>
        <w:tcPr>
          <w:tcW w:w="3120" w:type="dxa"/>
        </w:tcPr>
        <w:p w14:paraId="100CA792" w14:textId="700D3885" w:rsidR="7CB96C9F" w:rsidRDefault="7CB96C9F" w:rsidP="7CB96C9F">
          <w:pPr>
            <w:pStyle w:val="Header"/>
            <w:ind w:right="-115"/>
            <w:jc w:val="right"/>
          </w:pPr>
        </w:p>
      </w:tc>
    </w:tr>
  </w:tbl>
  <w:p w14:paraId="7290116D" w14:textId="7D896955" w:rsidR="7CB96C9F" w:rsidRDefault="7CB96C9F" w:rsidP="7CB96C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B662D5" w14:textId="77777777" w:rsidR="00013541" w:rsidRDefault="00013541">
      <w:pPr>
        <w:spacing w:after="0" w:line="240" w:lineRule="auto"/>
      </w:pPr>
      <w:r>
        <w:separator/>
      </w:r>
    </w:p>
  </w:footnote>
  <w:footnote w:type="continuationSeparator" w:id="0">
    <w:p w14:paraId="20559BE1" w14:textId="77777777" w:rsidR="00013541" w:rsidRDefault="00013541">
      <w:pPr>
        <w:spacing w:after="0" w:line="240" w:lineRule="auto"/>
      </w:pPr>
      <w:r>
        <w:continuationSeparator/>
      </w:r>
    </w:p>
  </w:footnote>
  <w:footnote w:type="continuationNotice" w:id="1">
    <w:p w14:paraId="1D7EDEDE" w14:textId="77777777" w:rsidR="00013541" w:rsidRDefault="0001354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CB96C9F" w14:paraId="7F1ED62E" w14:textId="77777777" w:rsidTr="7CB96C9F">
      <w:trPr>
        <w:trHeight w:val="300"/>
      </w:trPr>
      <w:tc>
        <w:tcPr>
          <w:tcW w:w="3120" w:type="dxa"/>
        </w:tcPr>
        <w:p w14:paraId="7394AB9B" w14:textId="5DEEF36F" w:rsidR="7CB96C9F" w:rsidRDefault="7CB96C9F" w:rsidP="7CB96C9F">
          <w:pPr>
            <w:pStyle w:val="Header"/>
            <w:ind w:left="-115"/>
          </w:pPr>
        </w:p>
      </w:tc>
      <w:tc>
        <w:tcPr>
          <w:tcW w:w="3120" w:type="dxa"/>
        </w:tcPr>
        <w:p w14:paraId="7DFE37E5" w14:textId="5AD1AF58" w:rsidR="7CB96C9F" w:rsidRDefault="7CB96C9F" w:rsidP="7CB96C9F">
          <w:pPr>
            <w:pStyle w:val="Header"/>
            <w:jc w:val="center"/>
          </w:pPr>
        </w:p>
      </w:tc>
      <w:tc>
        <w:tcPr>
          <w:tcW w:w="3120" w:type="dxa"/>
        </w:tcPr>
        <w:p w14:paraId="34D14FEA" w14:textId="5AF97EAC" w:rsidR="7CB96C9F" w:rsidRDefault="7CB96C9F" w:rsidP="7CB96C9F">
          <w:pPr>
            <w:pStyle w:val="Header"/>
            <w:ind w:right="-115"/>
            <w:jc w:val="right"/>
          </w:pPr>
        </w:p>
      </w:tc>
    </w:tr>
  </w:tbl>
  <w:p w14:paraId="670ECEA4" w14:textId="2DAE34A4" w:rsidR="7CB96C9F" w:rsidRDefault="7CB96C9F" w:rsidP="7CB96C9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1EE0719"/>
    <w:rsid w:val="0000229E"/>
    <w:rsid w:val="00002F0F"/>
    <w:rsid w:val="00003D45"/>
    <w:rsid w:val="0000770D"/>
    <w:rsid w:val="00011586"/>
    <w:rsid w:val="0001333E"/>
    <w:rsid w:val="00013541"/>
    <w:rsid w:val="00013C29"/>
    <w:rsid w:val="00013C53"/>
    <w:rsid w:val="00015134"/>
    <w:rsid w:val="00015399"/>
    <w:rsid w:val="00015D90"/>
    <w:rsid w:val="00016D2C"/>
    <w:rsid w:val="00017331"/>
    <w:rsid w:val="00020017"/>
    <w:rsid w:val="00020673"/>
    <w:rsid w:val="00020B17"/>
    <w:rsid w:val="000217DF"/>
    <w:rsid w:val="00022DE9"/>
    <w:rsid w:val="0002381E"/>
    <w:rsid w:val="00025425"/>
    <w:rsid w:val="00026AC9"/>
    <w:rsid w:val="0003051E"/>
    <w:rsid w:val="0003382E"/>
    <w:rsid w:val="00035B29"/>
    <w:rsid w:val="000364D8"/>
    <w:rsid w:val="0003703D"/>
    <w:rsid w:val="00037BD5"/>
    <w:rsid w:val="00041EFE"/>
    <w:rsid w:val="00043795"/>
    <w:rsid w:val="00043C5D"/>
    <w:rsid w:val="00043DE7"/>
    <w:rsid w:val="00044AA4"/>
    <w:rsid w:val="000451C4"/>
    <w:rsid w:val="0004569C"/>
    <w:rsid w:val="00047E68"/>
    <w:rsid w:val="00052D76"/>
    <w:rsid w:val="00054BF0"/>
    <w:rsid w:val="00055C77"/>
    <w:rsid w:val="00055E0E"/>
    <w:rsid w:val="0005675A"/>
    <w:rsid w:val="00057266"/>
    <w:rsid w:val="00062AF1"/>
    <w:rsid w:val="00062B40"/>
    <w:rsid w:val="000630C3"/>
    <w:rsid w:val="00063548"/>
    <w:rsid w:val="00064C96"/>
    <w:rsid w:val="00064EFE"/>
    <w:rsid w:val="000724C6"/>
    <w:rsid w:val="00076B12"/>
    <w:rsid w:val="00076EEE"/>
    <w:rsid w:val="00077ADF"/>
    <w:rsid w:val="00077B85"/>
    <w:rsid w:val="00080986"/>
    <w:rsid w:val="00080CC1"/>
    <w:rsid w:val="00081C56"/>
    <w:rsid w:val="000830D3"/>
    <w:rsid w:val="00083A76"/>
    <w:rsid w:val="000874AC"/>
    <w:rsid w:val="000876E8"/>
    <w:rsid w:val="000906FC"/>
    <w:rsid w:val="00091891"/>
    <w:rsid w:val="000926E2"/>
    <w:rsid w:val="000959E9"/>
    <w:rsid w:val="00097779"/>
    <w:rsid w:val="000977C3"/>
    <w:rsid w:val="000A0A76"/>
    <w:rsid w:val="000A13BE"/>
    <w:rsid w:val="000A1630"/>
    <w:rsid w:val="000A1780"/>
    <w:rsid w:val="000A5FE6"/>
    <w:rsid w:val="000A6549"/>
    <w:rsid w:val="000A740A"/>
    <w:rsid w:val="000A75B8"/>
    <w:rsid w:val="000B234D"/>
    <w:rsid w:val="000B34B0"/>
    <w:rsid w:val="000B4D90"/>
    <w:rsid w:val="000B5FA8"/>
    <w:rsid w:val="000C003B"/>
    <w:rsid w:val="000C19B0"/>
    <w:rsid w:val="000C3DF1"/>
    <w:rsid w:val="000C6181"/>
    <w:rsid w:val="000C6A88"/>
    <w:rsid w:val="000C6E6C"/>
    <w:rsid w:val="000D1BC0"/>
    <w:rsid w:val="000D34F9"/>
    <w:rsid w:val="000D459D"/>
    <w:rsid w:val="000D4F78"/>
    <w:rsid w:val="000D5B97"/>
    <w:rsid w:val="000D721A"/>
    <w:rsid w:val="000E02E4"/>
    <w:rsid w:val="000E2B30"/>
    <w:rsid w:val="000E4A7D"/>
    <w:rsid w:val="000E5115"/>
    <w:rsid w:val="000E5467"/>
    <w:rsid w:val="000E6ED3"/>
    <w:rsid w:val="000E7D47"/>
    <w:rsid w:val="000E7E0A"/>
    <w:rsid w:val="000F1320"/>
    <w:rsid w:val="000F1AE1"/>
    <w:rsid w:val="000F2D30"/>
    <w:rsid w:val="000F349C"/>
    <w:rsid w:val="000F379D"/>
    <w:rsid w:val="000F47AF"/>
    <w:rsid w:val="000F68A3"/>
    <w:rsid w:val="000F7367"/>
    <w:rsid w:val="000F741F"/>
    <w:rsid w:val="00101FCF"/>
    <w:rsid w:val="00105122"/>
    <w:rsid w:val="001061C5"/>
    <w:rsid w:val="00107033"/>
    <w:rsid w:val="00107150"/>
    <w:rsid w:val="0011040E"/>
    <w:rsid w:val="00110865"/>
    <w:rsid w:val="00110C41"/>
    <w:rsid w:val="00112E12"/>
    <w:rsid w:val="001154ED"/>
    <w:rsid w:val="001225BC"/>
    <w:rsid w:val="001234A7"/>
    <w:rsid w:val="001240D9"/>
    <w:rsid w:val="00124BCE"/>
    <w:rsid w:val="00125C9C"/>
    <w:rsid w:val="0013180E"/>
    <w:rsid w:val="00131A02"/>
    <w:rsid w:val="0013213B"/>
    <w:rsid w:val="00132B5D"/>
    <w:rsid w:val="00132CDD"/>
    <w:rsid w:val="001330AF"/>
    <w:rsid w:val="0013537C"/>
    <w:rsid w:val="0013558B"/>
    <w:rsid w:val="001358D6"/>
    <w:rsid w:val="0013677B"/>
    <w:rsid w:val="001407ED"/>
    <w:rsid w:val="001408F2"/>
    <w:rsid w:val="00141343"/>
    <w:rsid w:val="001449A9"/>
    <w:rsid w:val="0014670F"/>
    <w:rsid w:val="00147B42"/>
    <w:rsid w:val="00147F03"/>
    <w:rsid w:val="0015136E"/>
    <w:rsid w:val="001523EE"/>
    <w:rsid w:val="0015443D"/>
    <w:rsid w:val="00155E8B"/>
    <w:rsid w:val="00155FE7"/>
    <w:rsid w:val="00160BB5"/>
    <w:rsid w:val="00163D6B"/>
    <w:rsid w:val="00164022"/>
    <w:rsid w:val="0016568A"/>
    <w:rsid w:val="00166DAE"/>
    <w:rsid w:val="00167402"/>
    <w:rsid w:val="00170D20"/>
    <w:rsid w:val="001733E8"/>
    <w:rsid w:val="00176EFC"/>
    <w:rsid w:val="00177FD3"/>
    <w:rsid w:val="0018262F"/>
    <w:rsid w:val="001829DE"/>
    <w:rsid w:val="001834C5"/>
    <w:rsid w:val="00183A9D"/>
    <w:rsid w:val="0018529A"/>
    <w:rsid w:val="0018564D"/>
    <w:rsid w:val="00187311"/>
    <w:rsid w:val="00190B75"/>
    <w:rsid w:val="00190E33"/>
    <w:rsid w:val="0019275D"/>
    <w:rsid w:val="001930DC"/>
    <w:rsid w:val="00193CED"/>
    <w:rsid w:val="00194953"/>
    <w:rsid w:val="001A049A"/>
    <w:rsid w:val="001A1C31"/>
    <w:rsid w:val="001A229D"/>
    <w:rsid w:val="001A2978"/>
    <w:rsid w:val="001A6D1D"/>
    <w:rsid w:val="001A772A"/>
    <w:rsid w:val="001A7E62"/>
    <w:rsid w:val="001B01B6"/>
    <w:rsid w:val="001B1A54"/>
    <w:rsid w:val="001B226E"/>
    <w:rsid w:val="001B27A0"/>
    <w:rsid w:val="001B6EB0"/>
    <w:rsid w:val="001B6F58"/>
    <w:rsid w:val="001C0034"/>
    <w:rsid w:val="001C0275"/>
    <w:rsid w:val="001C047A"/>
    <w:rsid w:val="001C52AE"/>
    <w:rsid w:val="001D2B7E"/>
    <w:rsid w:val="001D3B27"/>
    <w:rsid w:val="001D6E87"/>
    <w:rsid w:val="001E05F1"/>
    <w:rsid w:val="001E0E77"/>
    <w:rsid w:val="001E1B16"/>
    <w:rsid w:val="001E316A"/>
    <w:rsid w:val="001F05CB"/>
    <w:rsid w:val="001F1390"/>
    <w:rsid w:val="001F26DA"/>
    <w:rsid w:val="001F325A"/>
    <w:rsid w:val="001F61CD"/>
    <w:rsid w:val="001F6D39"/>
    <w:rsid w:val="001F743F"/>
    <w:rsid w:val="002022C7"/>
    <w:rsid w:val="002075FF"/>
    <w:rsid w:val="002078A8"/>
    <w:rsid w:val="00210D2F"/>
    <w:rsid w:val="00211206"/>
    <w:rsid w:val="002133E0"/>
    <w:rsid w:val="00213740"/>
    <w:rsid w:val="00213ADF"/>
    <w:rsid w:val="002160B8"/>
    <w:rsid w:val="0021623A"/>
    <w:rsid w:val="0022234B"/>
    <w:rsid w:val="00225619"/>
    <w:rsid w:val="00231FD8"/>
    <w:rsid w:val="002345FB"/>
    <w:rsid w:val="00240D00"/>
    <w:rsid w:val="00241A9B"/>
    <w:rsid w:val="002422B8"/>
    <w:rsid w:val="002440C3"/>
    <w:rsid w:val="00244575"/>
    <w:rsid w:val="002449BA"/>
    <w:rsid w:val="0024557A"/>
    <w:rsid w:val="002472E5"/>
    <w:rsid w:val="00251467"/>
    <w:rsid w:val="00253309"/>
    <w:rsid w:val="002557BB"/>
    <w:rsid w:val="002570AF"/>
    <w:rsid w:val="00257EB3"/>
    <w:rsid w:val="00260B2C"/>
    <w:rsid w:val="002658DA"/>
    <w:rsid w:val="00270762"/>
    <w:rsid w:val="00272733"/>
    <w:rsid w:val="00274E9D"/>
    <w:rsid w:val="0027738F"/>
    <w:rsid w:val="002828CD"/>
    <w:rsid w:val="00282D82"/>
    <w:rsid w:val="00284474"/>
    <w:rsid w:val="00284E15"/>
    <w:rsid w:val="00285EFB"/>
    <w:rsid w:val="002870A5"/>
    <w:rsid w:val="002901FC"/>
    <w:rsid w:val="00293021"/>
    <w:rsid w:val="00293D4C"/>
    <w:rsid w:val="0029463D"/>
    <w:rsid w:val="002965FF"/>
    <w:rsid w:val="002A03D9"/>
    <w:rsid w:val="002A0D3F"/>
    <w:rsid w:val="002A1201"/>
    <w:rsid w:val="002A2517"/>
    <w:rsid w:val="002A5002"/>
    <w:rsid w:val="002A6217"/>
    <w:rsid w:val="002A791D"/>
    <w:rsid w:val="002B1C07"/>
    <w:rsid w:val="002B1C19"/>
    <w:rsid w:val="002B2457"/>
    <w:rsid w:val="002B470F"/>
    <w:rsid w:val="002B475B"/>
    <w:rsid w:val="002B4A9A"/>
    <w:rsid w:val="002B6EEC"/>
    <w:rsid w:val="002B7C85"/>
    <w:rsid w:val="002C1F88"/>
    <w:rsid w:val="002C225D"/>
    <w:rsid w:val="002C787A"/>
    <w:rsid w:val="002D0B55"/>
    <w:rsid w:val="002D1103"/>
    <w:rsid w:val="002D2028"/>
    <w:rsid w:val="002D6845"/>
    <w:rsid w:val="002D6E60"/>
    <w:rsid w:val="002E032C"/>
    <w:rsid w:val="002E041A"/>
    <w:rsid w:val="002E3045"/>
    <w:rsid w:val="002E6C0B"/>
    <w:rsid w:val="002F0C73"/>
    <w:rsid w:val="002F587C"/>
    <w:rsid w:val="002F7D7C"/>
    <w:rsid w:val="00300D04"/>
    <w:rsid w:val="00300E96"/>
    <w:rsid w:val="00302A4F"/>
    <w:rsid w:val="00305B86"/>
    <w:rsid w:val="003107B1"/>
    <w:rsid w:val="00311047"/>
    <w:rsid w:val="00311AFD"/>
    <w:rsid w:val="003120E6"/>
    <w:rsid w:val="003133C0"/>
    <w:rsid w:val="00313BA1"/>
    <w:rsid w:val="00314234"/>
    <w:rsid w:val="00316168"/>
    <w:rsid w:val="0031682F"/>
    <w:rsid w:val="00316D78"/>
    <w:rsid w:val="0032211A"/>
    <w:rsid w:val="0032246C"/>
    <w:rsid w:val="00323A12"/>
    <w:rsid w:val="0033004E"/>
    <w:rsid w:val="0033203C"/>
    <w:rsid w:val="0033487D"/>
    <w:rsid w:val="00334C16"/>
    <w:rsid w:val="00335305"/>
    <w:rsid w:val="00335671"/>
    <w:rsid w:val="00336423"/>
    <w:rsid w:val="00336D50"/>
    <w:rsid w:val="00337DD9"/>
    <w:rsid w:val="0034006B"/>
    <w:rsid w:val="00342F01"/>
    <w:rsid w:val="00343786"/>
    <w:rsid w:val="0034714C"/>
    <w:rsid w:val="003518EC"/>
    <w:rsid w:val="0035381F"/>
    <w:rsid w:val="00353873"/>
    <w:rsid w:val="003563B8"/>
    <w:rsid w:val="003572BD"/>
    <w:rsid w:val="0036110C"/>
    <w:rsid w:val="00361AC9"/>
    <w:rsid w:val="0036226B"/>
    <w:rsid w:val="0036432C"/>
    <w:rsid w:val="00364B99"/>
    <w:rsid w:val="0036547F"/>
    <w:rsid w:val="0036688C"/>
    <w:rsid w:val="003712E8"/>
    <w:rsid w:val="00373767"/>
    <w:rsid w:val="00374334"/>
    <w:rsid w:val="00374920"/>
    <w:rsid w:val="00375406"/>
    <w:rsid w:val="003756C7"/>
    <w:rsid w:val="0037674C"/>
    <w:rsid w:val="00376980"/>
    <w:rsid w:val="00377735"/>
    <w:rsid w:val="00381178"/>
    <w:rsid w:val="00384D9D"/>
    <w:rsid w:val="003852F9"/>
    <w:rsid w:val="00386760"/>
    <w:rsid w:val="003868D7"/>
    <w:rsid w:val="00386C0B"/>
    <w:rsid w:val="003913E9"/>
    <w:rsid w:val="00391598"/>
    <w:rsid w:val="0039204F"/>
    <w:rsid w:val="00393C75"/>
    <w:rsid w:val="0039596F"/>
    <w:rsid w:val="00396DDE"/>
    <w:rsid w:val="003A0368"/>
    <w:rsid w:val="003A1C9B"/>
    <w:rsid w:val="003A33B7"/>
    <w:rsid w:val="003A3699"/>
    <w:rsid w:val="003A37E1"/>
    <w:rsid w:val="003A4FC7"/>
    <w:rsid w:val="003A63FC"/>
    <w:rsid w:val="003A7475"/>
    <w:rsid w:val="003C1B35"/>
    <w:rsid w:val="003C1B51"/>
    <w:rsid w:val="003C5C7B"/>
    <w:rsid w:val="003C6661"/>
    <w:rsid w:val="003D33E2"/>
    <w:rsid w:val="003D77C1"/>
    <w:rsid w:val="003E3BD6"/>
    <w:rsid w:val="003E496A"/>
    <w:rsid w:val="003E6EF3"/>
    <w:rsid w:val="003F0846"/>
    <w:rsid w:val="003F171A"/>
    <w:rsid w:val="003F1F7D"/>
    <w:rsid w:val="003F3502"/>
    <w:rsid w:val="003F3A6E"/>
    <w:rsid w:val="003F60A0"/>
    <w:rsid w:val="003F6C44"/>
    <w:rsid w:val="003F6E5E"/>
    <w:rsid w:val="00400CE9"/>
    <w:rsid w:val="004033DA"/>
    <w:rsid w:val="0040492F"/>
    <w:rsid w:val="0040629B"/>
    <w:rsid w:val="00407C2B"/>
    <w:rsid w:val="00411A51"/>
    <w:rsid w:val="00411BC1"/>
    <w:rsid w:val="00413D28"/>
    <w:rsid w:val="0041444A"/>
    <w:rsid w:val="00414B9D"/>
    <w:rsid w:val="00415825"/>
    <w:rsid w:val="004169A5"/>
    <w:rsid w:val="00416A26"/>
    <w:rsid w:val="00416D5E"/>
    <w:rsid w:val="004200A6"/>
    <w:rsid w:val="004204BA"/>
    <w:rsid w:val="00420D39"/>
    <w:rsid w:val="00422D6D"/>
    <w:rsid w:val="00423B0A"/>
    <w:rsid w:val="00423B51"/>
    <w:rsid w:val="00424EE8"/>
    <w:rsid w:val="00425D61"/>
    <w:rsid w:val="004267E3"/>
    <w:rsid w:val="00431B79"/>
    <w:rsid w:val="00433F59"/>
    <w:rsid w:val="00434FAD"/>
    <w:rsid w:val="004353E7"/>
    <w:rsid w:val="00435836"/>
    <w:rsid w:val="00437016"/>
    <w:rsid w:val="00440422"/>
    <w:rsid w:val="00441E85"/>
    <w:rsid w:val="0044260E"/>
    <w:rsid w:val="00442BD0"/>
    <w:rsid w:val="00442CB4"/>
    <w:rsid w:val="00445534"/>
    <w:rsid w:val="00445621"/>
    <w:rsid w:val="00446893"/>
    <w:rsid w:val="004531D1"/>
    <w:rsid w:val="00454716"/>
    <w:rsid w:val="00460E08"/>
    <w:rsid w:val="00464377"/>
    <w:rsid w:val="0046760C"/>
    <w:rsid w:val="00470384"/>
    <w:rsid w:val="00470AED"/>
    <w:rsid w:val="004722CE"/>
    <w:rsid w:val="00472A76"/>
    <w:rsid w:val="00473026"/>
    <w:rsid w:val="00480B58"/>
    <w:rsid w:val="00481D1B"/>
    <w:rsid w:val="00486B7C"/>
    <w:rsid w:val="004909C5"/>
    <w:rsid w:val="00492830"/>
    <w:rsid w:val="00496271"/>
    <w:rsid w:val="0049681D"/>
    <w:rsid w:val="00496AF7"/>
    <w:rsid w:val="00497860"/>
    <w:rsid w:val="004A16B6"/>
    <w:rsid w:val="004A24D7"/>
    <w:rsid w:val="004A2B4A"/>
    <w:rsid w:val="004A41E0"/>
    <w:rsid w:val="004A41F5"/>
    <w:rsid w:val="004A4A68"/>
    <w:rsid w:val="004A5B12"/>
    <w:rsid w:val="004B09F1"/>
    <w:rsid w:val="004B1A5B"/>
    <w:rsid w:val="004B1A60"/>
    <w:rsid w:val="004B1C8A"/>
    <w:rsid w:val="004B315F"/>
    <w:rsid w:val="004B3E71"/>
    <w:rsid w:val="004B4A4A"/>
    <w:rsid w:val="004B5179"/>
    <w:rsid w:val="004B6243"/>
    <w:rsid w:val="004C3D89"/>
    <w:rsid w:val="004C4B26"/>
    <w:rsid w:val="004D0797"/>
    <w:rsid w:val="004D0C00"/>
    <w:rsid w:val="004D1021"/>
    <w:rsid w:val="004D1C9B"/>
    <w:rsid w:val="004D2255"/>
    <w:rsid w:val="004D2853"/>
    <w:rsid w:val="004D6BE5"/>
    <w:rsid w:val="004E33F8"/>
    <w:rsid w:val="004E3878"/>
    <w:rsid w:val="004E6E1E"/>
    <w:rsid w:val="004F0D1D"/>
    <w:rsid w:val="004F174F"/>
    <w:rsid w:val="004F1D57"/>
    <w:rsid w:val="004F2DF8"/>
    <w:rsid w:val="004F3DC9"/>
    <w:rsid w:val="004F4629"/>
    <w:rsid w:val="0050040F"/>
    <w:rsid w:val="005005EC"/>
    <w:rsid w:val="0050124A"/>
    <w:rsid w:val="00501D0C"/>
    <w:rsid w:val="00501F81"/>
    <w:rsid w:val="00503300"/>
    <w:rsid w:val="005033F7"/>
    <w:rsid w:val="00505418"/>
    <w:rsid w:val="00506F63"/>
    <w:rsid w:val="00507304"/>
    <w:rsid w:val="00507667"/>
    <w:rsid w:val="00507C73"/>
    <w:rsid w:val="00511693"/>
    <w:rsid w:val="00516579"/>
    <w:rsid w:val="00517062"/>
    <w:rsid w:val="00520A5F"/>
    <w:rsid w:val="00520FA8"/>
    <w:rsid w:val="005224E6"/>
    <w:rsid w:val="005237A6"/>
    <w:rsid w:val="005267E9"/>
    <w:rsid w:val="005300B0"/>
    <w:rsid w:val="00532210"/>
    <w:rsid w:val="00533744"/>
    <w:rsid w:val="0053431B"/>
    <w:rsid w:val="00537994"/>
    <w:rsid w:val="0054047D"/>
    <w:rsid w:val="00541D89"/>
    <w:rsid w:val="005452DC"/>
    <w:rsid w:val="00546FB9"/>
    <w:rsid w:val="00551302"/>
    <w:rsid w:val="00551D11"/>
    <w:rsid w:val="005546B2"/>
    <w:rsid w:val="00555971"/>
    <w:rsid w:val="00562B02"/>
    <w:rsid w:val="00562E03"/>
    <w:rsid w:val="0056487F"/>
    <w:rsid w:val="00564EC5"/>
    <w:rsid w:val="00567C2D"/>
    <w:rsid w:val="005704E1"/>
    <w:rsid w:val="00570D71"/>
    <w:rsid w:val="00571DD6"/>
    <w:rsid w:val="00572B4D"/>
    <w:rsid w:val="00575386"/>
    <w:rsid w:val="00581391"/>
    <w:rsid w:val="005837A5"/>
    <w:rsid w:val="00585347"/>
    <w:rsid w:val="0058653D"/>
    <w:rsid w:val="005915F3"/>
    <w:rsid w:val="00591639"/>
    <w:rsid w:val="00591D8A"/>
    <w:rsid w:val="00592256"/>
    <w:rsid w:val="00595F19"/>
    <w:rsid w:val="00595FFA"/>
    <w:rsid w:val="00596BE0"/>
    <w:rsid w:val="005A0F76"/>
    <w:rsid w:val="005A176F"/>
    <w:rsid w:val="005A2AFC"/>
    <w:rsid w:val="005A2B75"/>
    <w:rsid w:val="005A52A5"/>
    <w:rsid w:val="005A66B1"/>
    <w:rsid w:val="005A6D41"/>
    <w:rsid w:val="005A7F39"/>
    <w:rsid w:val="005B1D64"/>
    <w:rsid w:val="005B1D8A"/>
    <w:rsid w:val="005B2920"/>
    <w:rsid w:val="005B4702"/>
    <w:rsid w:val="005B53BD"/>
    <w:rsid w:val="005B67B6"/>
    <w:rsid w:val="005B6C39"/>
    <w:rsid w:val="005C0525"/>
    <w:rsid w:val="005C299A"/>
    <w:rsid w:val="005C3381"/>
    <w:rsid w:val="005C4326"/>
    <w:rsid w:val="005C4F8C"/>
    <w:rsid w:val="005C62DE"/>
    <w:rsid w:val="005D0AFE"/>
    <w:rsid w:val="005D14F4"/>
    <w:rsid w:val="005D1580"/>
    <w:rsid w:val="005D184B"/>
    <w:rsid w:val="005D1A24"/>
    <w:rsid w:val="005D27EE"/>
    <w:rsid w:val="005D2F90"/>
    <w:rsid w:val="005D2F9B"/>
    <w:rsid w:val="005D376E"/>
    <w:rsid w:val="005D4E19"/>
    <w:rsid w:val="005D5EA1"/>
    <w:rsid w:val="005D6B30"/>
    <w:rsid w:val="005D7751"/>
    <w:rsid w:val="005E54E9"/>
    <w:rsid w:val="005E6DBA"/>
    <w:rsid w:val="005F0141"/>
    <w:rsid w:val="005F282E"/>
    <w:rsid w:val="005F5579"/>
    <w:rsid w:val="0060004C"/>
    <w:rsid w:val="00600779"/>
    <w:rsid w:val="00600A09"/>
    <w:rsid w:val="0060198E"/>
    <w:rsid w:val="0060267A"/>
    <w:rsid w:val="00603500"/>
    <w:rsid w:val="00605A68"/>
    <w:rsid w:val="00607F26"/>
    <w:rsid w:val="00610650"/>
    <w:rsid w:val="00610D41"/>
    <w:rsid w:val="006123F6"/>
    <w:rsid w:val="00616437"/>
    <w:rsid w:val="00616B26"/>
    <w:rsid w:val="00617207"/>
    <w:rsid w:val="00620C8E"/>
    <w:rsid w:val="00621220"/>
    <w:rsid w:val="006253C7"/>
    <w:rsid w:val="00627C37"/>
    <w:rsid w:val="00630170"/>
    <w:rsid w:val="00630C58"/>
    <w:rsid w:val="0063228D"/>
    <w:rsid w:val="006333E4"/>
    <w:rsid w:val="00633BDF"/>
    <w:rsid w:val="00634516"/>
    <w:rsid w:val="00636CD8"/>
    <w:rsid w:val="006408EF"/>
    <w:rsid w:val="0064159F"/>
    <w:rsid w:val="00642807"/>
    <w:rsid w:val="00644F9B"/>
    <w:rsid w:val="0064502F"/>
    <w:rsid w:val="00647C27"/>
    <w:rsid w:val="006506EE"/>
    <w:rsid w:val="00650E3F"/>
    <w:rsid w:val="00653483"/>
    <w:rsid w:val="006538C6"/>
    <w:rsid w:val="0065424B"/>
    <w:rsid w:val="00655A95"/>
    <w:rsid w:val="006573A5"/>
    <w:rsid w:val="0066141A"/>
    <w:rsid w:val="00661658"/>
    <w:rsid w:val="00661D39"/>
    <w:rsid w:val="006623BB"/>
    <w:rsid w:val="00666205"/>
    <w:rsid w:val="0066670A"/>
    <w:rsid w:val="00667732"/>
    <w:rsid w:val="00667734"/>
    <w:rsid w:val="00667C82"/>
    <w:rsid w:val="00671CCD"/>
    <w:rsid w:val="00674153"/>
    <w:rsid w:val="00674C2E"/>
    <w:rsid w:val="006754E2"/>
    <w:rsid w:val="00676422"/>
    <w:rsid w:val="0068103F"/>
    <w:rsid w:val="0068143B"/>
    <w:rsid w:val="00682529"/>
    <w:rsid w:val="006855B2"/>
    <w:rsid w:val="00685940"/>
    <w:rsid w:val="00686697"/>
    <w:rsid w:val="00686DF4"/>
    <w:rsid w:val="00690761"/>
    <w:rsid w:val="00690798"/>
    <w:rsid w:val="00690DDE"/>
    <w:rsid w:val="00693E0A"/>
    <w:rsid w:val="00693ECF"/>
    <w:rsid w:val="00696818"/>
    <w:rsid w:val="006A02AD"/>
    <w:rsid w:val="006A13E9"/>
    <w:rsid w:val="006A1954"/>
    <w:rsid w:val="006A7A21"/>
    <w:rsid w:val="006B0858"/>
    <w:rsid w:val="006B1A1E"/>
    <w:rsid w:val="006B29C2"/>
    <w:rsid w:val="006B3937"/>
    <w:rsid w:val="006B72AE"/>
    <w:rsid w:val="006B7A12"/>
    <w:rsid w:val="006C06FD"/>
    <w:rsid w:val="006C1A65"/>
    <w:rsid w:val="006C1CB9"/>
    <w:rsid w:val="006C1CBC"/>
    <w:rsid w:val="006C2855"/>
    <w:rsid w:val="006C3DE3"/>
    <w:rsid w:val="006C4083"/>
    <w:rsid w:val="006C4B62"/>
    <w:rsid w:val="006C6E49"/>
    <w:rsid w:val="006C7BE0"/>
    <w:rsid w:val="006D2A83"/>
    <w:rsid w:val="006D30D1"/>
    <w:rsid w:val="006D4654"/>
    <w:rsid w:val="006D5CEE"/>
    <w:rsid w:val="006E0009"/>
    <w:rsid w:val="006E2363"/>
    <w:rsid w:val="006E3E99"/>
    <w:rsid w:val="006E4A24"/>
    <w:rsid w:val="006E4DB9"/>
    <w:rsid w:val="006E503C"/>
    <w:rsid w:val="006E5D1C"/>
    <w:rsid w:val="006E5E54"/>
    <w:rsid w:val="006E5ED2"/>
    <w:rsid w:val="006E70FF"/>
    <w:rsid w:val="006F214D"/>
    <w:rsid w:val="006F2A20"/>
    <w:rsid w:val="006F4C00"/>
    <w:rsid w:val="006F4EB9"/>
    <w:rsid w:val="006F5EBF"/>
    <w:rsid w:val="006F670E"/>
    <w:rsid w:val="006F6871"/>
    <w:rsid w:val="0070082A"/>
    <w:rsid w:val="0070337F"/>
    <w:rsid w:val="0070363C"/>
    <w:rsid w:val="0070412C"/>
    <w:rsid w:val="0070507C"/>
    <w:rsid w:val="007073FC"/>
    <w:rsid w:val="0071048B"/>
    <w:rsid w:val="007113A3"/>
    <w:rsid w:val="0071179F"/>
    <w:rsid w:val="00716404"/>
    <w:rsid w:val="00716904"/>
    <w:rsid w:val="007171BA"/>
    <w:rsid w:val="0072044D"/>
    <w:rsid w:val="00720D06"/>
    <w:rsid w:val="00720E8F"/>
    <w:rsid w:val="00726F18"/>
    <w:rsid w:val="007303BF"/>
    <w:rsid w:val="00730879"/>
    <w:rsid w:val="00733B57"/>
    <w:rsid w:val="00734947"/>
    <w:rsid w:val="00735C04"/>
    <w:rsid w:val="0073647D"/>
    <w:rsid w:val="0073692F"/>
    <w:rsid w:val="00736C97"/>
    <w:rsid w:val="00737916"/>
    <w:rsid w:val="00742D46"/>
    <w:rsid w:val="00742D9A"/>
    <w:rsid w:val="00743416"/>
    <w:rsid w:val="00747CC1"/>
    <w:rsid w:val="00750EF6"/>
    <w:rsid w:val="00751B43"/>
    <w:rsid w:val="00752B81"/>
    <w:rsid w:val="00753675"/>
    <w:rsid w:val="0075607A"/>
    <w:rsid w:val="007648F7"/>
    <w:rsid w:val="0076718F"/>
    <w:rsid w:val="0077015D"/>
    <w:rsid w:val="0077047E"/>
    <w:rsid w:val="007705D9"/>
    <w:rsid w:val="00771736"/>
    <w:rsid w:val="00771FFB"/>
    <w:rsid w:val="00773CC5"/>
    <w:rsid w:val="00773E79"/>
    <w:rsid w:val="00774C5E"/>
    <w:rsid w:val="00776627"/>
    <w:rsid w:val="0077674D"/>
    <w:rsid w:val="00778256"/>
    <w:rsid w:val="0078008D"/>
    <w:rsid w:val="007815D0"/>
    <w:rsid w:val="007821F7"/>
    <w:rsid w:val="00785C25"/>
    <w:rsid w:val="00786D58"/>
    <w:rsid w:val="00791785"/>
    <w:rsid w:val="00792551"/>
    <w:rsid w:val="00793E3D"/>
    <w:rsid w:val="00793F9D"/>
    <w:rsid w:val="00794BE7"/>
    <w:rsid w:val="007958E8"/>
    <w:rsid w:val="00795F3C"/>
    <w:rsid w:val="007A0844"/>
    <w:rsid w:val="007A5179"/>
    <w:rsid w:val="007A7F69"/>
    <w:rsid w:val="007B0D3A"/>
    <w:rsid w:val="007B1FBE"/>
    <w:rsid w:val="007B4AAC"/>
    <w:rsid w:val="007B6BC0"/>
    <w:rsid w:val="007B7053"/>
    <w:rsid w:val="007B7B94"/>
    <w:rsid w:val="007C01AE"/>
    <w:rsid w:val="007C1FEC"/>
    <w:rsid w:val="007C2953"/>
    <w:rsid w:val="007C3322"/>
    <w:rsid w:val="007C42BE"/>
    <w:rsid w:val="007C6DE1"/>
    <w:rsid w:val="007C6F08"/>
    <w:rsid w:val="007CAF3C"/>
    <w:rsid w:val="007D2513"/>
    <w:rsid w:val="007D4CE5"/>
    <w:rsid w:val="007D5969"/>
    <w:rsid w:val="007D5D70"/>
    <w:rsid w:val="007D5F9A"/>
    <w:rsid w:val="007D7859"/>
    <w:rsid w:val="007D7A1D"/>
    <w:rsid w:val="007E4427"/>
    <w:rsid w:val="007E452E"/>
    <w:rsid w:val="007E5AC6"/>
    <w:rsid w:val="007E76BD"/>
    <w:rsid w:val="007F1060"/>
    <w:rsid w:val="007F133A"/>
    <w:rsid w:val="007F1CB6"/>
    <w:rsid w:val="007F20F3"/>
    <w:rsid w:val="007F22AF"/>
    <w:rsid w:val="007F437E"/>
    <w:rsid w:val="007F5545"/>
    <w:rsid w:val="007F6854"/>
    <w:rsid w:val="007F6D2F"/>
    <w:rsid w:val="008015EA"/>
    <w:rsid w:val="00801685"/>
    <w:rsid w:val="00801BE8"/>
    <w:rsid w:val="00802125"/>
    <w:rsid w:val="00805162"/>
    <w:rsid w:val="008052CC"/>
    <w:rsid w:val="0080667F"/>
    <w:rsid w:val="00806CCB"/>
    <w:rsid w:val="00807CD9"/>
    <w:rsid w:val="00810A52"/>
    <w:rsid w:val="00811E6C"/>
    <w:rsid w:val="00814F53"/>
    <w:rsid w:val="00816F45"/>
    <w:rsid w:val="00817A58"/>
    <w:rsid w:val="00821080"/>
    <w:rsid w:val="008220E3"/>
    <w:rsid w:val="008226D1"/>
    <w:rsid w:val="00823D9D"/>
    <w:rsid w:val="00825E65"/>
    <w:rsid w:val="00826575"/>
    <w:rsid w:val="00826750"/>
    <w:rsid w:val="008267A9"/>
    <w:rsid w:val="00827FD8"/>
    <w:rsid w:val="00831051"/>
    <w:rsid w:val="0083152E"/>
    <w:rsid w:val="008340DE"/>
    <w:rsid w:val="0084210B"/>
    <w:rsid w:val="00842A0A"/>
    <w:rsid w:val="00846819"/>
    <w:rsid w:val="00846FCE"/>
    <w:rsid w:val="008473A2"/>
    <w:rsid w:val="00847887"/>
    <w:rsid w:val="00852414"/>
    <w:rsid w:val="008525DD"/>
    <w:rsid w:val="00852C18"/>
    <w:rsid w:val="00855A8F"/>
    <w:rsid w:val="00857543"/>
    <w:rsid w:val="00862997"/>
    <w:rsid w:val="00862EAE"/>
    <w:rsid w:val="00863F3E"/>
    <w:rsid w:val="008708B4"/>
    <w:rsid w:val="008716F6"/>
    <w:rsid w:val="00874A0E"/>
    <w:rsid w:val="00874F12"/>
    <w:rsid w:val="00876FB9"/>
    <w:rsid w:val="0088123E"/>
    <w:rsid w:val="00881EF9"/>
    <w:rsid w:val="00882928"/>
    <w:rsid w:val="00884166"/>
    <w:rsid w:val="00885EB7"/>
    <w:rsid w:val="008863B1"/>
    <w:rsid w:val="008907DB"/>
    <w:rsid w:val="0089434D"/>
    <w:rsid w:val="008945FD"/>
    <w:rsid w:val="008A02E6"/>
    <w:rsid w:val="008A0E22"/>
    <w:rsid w:val="008A1307"/>
    <w:rsid w:val="008A261B"/>
    <w:rsid w:val="008A3495"/>
    <w:rsid w:val="008A4C8E"/>
    <w:rsid w:val="008A5D33"/>
    <w:rsid w:val="008B1540"/>
    <w:rsid w:val="008B4211"/>
    <w:rsid w:val="008B7DA1"/>
    <w:rsid w:val="008C08FF"/>
    <w:rsid w:val="008C210A"/>
    <w:rsid w:val="008C3D34"/>
    <w:rsid w:val="008C5668"/>
    <w:rsid w:val="008C6D16"/>
    <w:rsid w:val="008D2520"/>
    <w:rsid w:val="008D2791"/>
    <w:rsid w:val="008D2E79"/>
    <w:rsid w:val="008D6625"/>
    <w:rsid w:val="008E06AE"/>
    <w:rsid w:val="008E0E6B"/>
    <w:rsid w:val="008E2326"/>
    <w:rsid w:val="008E3655"/>
    <w:rsid w:val="008E3DD4"/>
    <w:rsid w:val="008E5C0D"/>
    <w:rsid w:val="008E72F0"/>
    <w:rsid w:val="008F0937"/>
    <w:rsid w:val="008F1BB0"/>
    <w:rsid w:val="008F2A99"/>
    <w:rsid w:val="008F3EE4"/>
    <w:rsid w:val="008F517B"/>
    <w:rsid w:val="008F57C5"/>
    <w:rsid w:val="009000F6"/>
    <w:rsid w:val="0090157B"/>
    <w:rsid w:val="009069F6"/>
    <w:rsid w:val="009102E8"/>
    <w:rsid w:val="00910341"/>
    <w:rsid w:val="0091192C"/>
    <w:rsid w:val="00912622"/>
    <w:rsid w:val="00912991"/>
    <w:rsid w:val="00913134"/>
    <w:rsid w:val="009135BE"/>
    <w:rsid w:val="00915007"/>
    <w:rsid w:val="0091506C"/>
    <w:rsid w:val="00922F0B"/>
    <w:rsid w:val="00923505"/>
    <w:rsid w:val="00923700"/>
    <w:rsid w:val="00924A6C"/>
    <w:rsid w:val="00927501"/>
    <w:rsid w:val="009312A8"/>
    <w:rsid w:val="00932263"/>
    <w:rsid w:val="009344B8"/>
    <w:rsid w:val="00936ADA"/>
    <w:rsid w:val="00937D8D"/>
    <w:rsid w:val="00937FFC"/>
    <w:rsid w:val="009406BB"/>
    <w:rsid w:val="00940CD9"/>
    <w:rsid w:val="009439D3"/>
    <w:rsid w:val="00944031"/>
    <w:rsid w:val="009453A2"/>
    <w:rsid w:val="00945825"/>
    <w:rsid w:val="0094661D"/>
    <w:rsid w:val="00946BEB"/>
    <w:rsid w:val="0094713A"/>
    <w:rsid w:val="009507C4"/>
    <w:rsid w:val="00950B4D"/>
    <w:rsid w:val="00951C00"/>
    <w:rsid w:val="00954188"/>
    <w:rsid w:val="00954757"/>
    <w:rsid w:val="00956425"/>
    <w:rsid w:val="00956628"/>
    <w:rsid w:val="00956F5D"/>
    <w:rsid w:val="00957A06"/>
    <w:rsid w:val="00962ABC"/>
    <w:rsid w:val="00963FA4"/>
    <w:rsid w:val="00965A3A"/>
    <w:rsid w:val="00970731"/>
    <w:rsid w:val="00970E3F"/>
    <w:rsid w:val="009713F3"/>
    <w:rsid w:val="00976D45"/>
    <w:rsid w:val="00980629"/>
    <w:rsid w:val="009831C2"/>
    <w:rsid w:val="009847E4"/>
    <w:rsid w:val="00984F49"/>
    <w:rsid w:val="00987D64"/>
    <w:rsid w:val="00987EEE"/>
    <w:rsid w:val="0099055D"/>
    <w:rsid w:val="00992DE5"/>
    <w:rsid w:val="00996F1A"/>
    <w:rsid w:val="009A413A"/>
    <w:rsid w:val="009A51AC"/>
    <w:rsid w:val="009A6302"/>
    <w:rsid w:val="009A74DC"/>
    <w:rsid w:val="009B1BCD"/>
    <w:rsid w:val="009B37EC"/>
    <w:rsid w:val="009B4D2B"/>
    <w:rsid w:val="009B604A"/>
    <w:rsid w:val="009C0C10"/>
    <w:rsid w:val="009C0CF3"/>
    <w:rsid w:val="009C5C97"/>
    <w:rsid w:val="009C7DB1"/>
    <w:rsid w:val="009D0D2F"/>
    <w:rsid w:val="009D14F9"/>
    <w:rsid w:val="009D1A2F"/>
    <w:rsid w:val="009D1C60"/>
    <w:rsid w:val="009E12D4"/>
    <w:rsid w:val="009E1E23"/>
    <w:rsid w:val="009E208B"/>
    <w:rsid w:val="009E25D4"/>
    <w:rsid w:val="009E2AC9"/>
    <w:rsid w:val="009E5BD1"/>
    <w:rsid w:val="009F0860"/>
    <w:rsid w:val="009F0F05"/>
    <w:rsid w:val="009F1187"/>
    <w:rsid w:val="009F2C23"/>
    <w:rsid w:val="00A04A8C"/>
    <w:rsid w:val="00A0694C"/>
    <w:rsid w:val="00A06C80"/>
    <w:rsid w:val="00A07042"/>
    <w:rsid w:val="00A0753B"/>
    <w:rsid w:val="00A139FD"/>
    <w:rsid w:val="00A2024D"/>
    <w:rsid w:val="00A20E4E"/>
    <w:rsid w:val="00A23D84"/>
    <w:rsid w:val="00A23F84"/>
    <w:rsid w:val="00A30E61"/>
    <w:rsid w:val="00A35AFD"/>
    <w:rsid w:val="00A36473"/>
    <w:rsid w:val="00A366AD"/>
    <w:rsid w:val="00A36D03"/>
    <w:rsid w:val="00A37A6B"/>
    <w:rsid w:val="00A427F8"/>
    <w:rsid w:val="00A42C63"/>
    <w:rsid w:val="00A44C3F"/>
    <w:rsid w:val="00A4612F"/>
    <w:rsid w:val="00A46F4E"/>
    <w:rsid w:val="00A47755"/>
    <w:rsid w:val="00A47FEA"/>
    <w:rsid w:val="00A5023D"/>
    <w:rsid w:val="00A5060C"/>
    <w:rsid w:val="00A52985"/>
    <w:rsid w:val="00A53400"/>
    <w:rsid w:val="00A5473C"/>
    <w:rsid w:val="00A547A4"/>
    <w:rsid w:val="00A55787"/>
    <w:rsid w:val="00A5704F"/>
    <w:rsid w:val="00A609F8"/>
    <w:rsid w:val="00A66EEA"/>
    <w:rsid w:val="00A67FA2"/>
    <w:rsid w:val="00A72B7F"/>
    <w:rsid w:val="00A7303F"/>
    <w:rsid w:val="00A73663"/>
    <w:rsid w:val="00A75B64"/>
    <w:rsid w:val="00A75BC2"/>
    <w:rsid w:val="00A81B40"/>
    <w:rsid w:val="00A826A6"/>
    <w:rsid w:val="00A82AE4"/>
    <w:rsid w:val="00A83348"/>
    <w:rsid w:val="00A8485B"/>
    <w:rsid w:val="00A85A2A"/>
    <w:rsid w:val="00A85E09"/>
    <w:rsid w:val="00A87253"/>
    <w:rsid w:val="00A908DF"/>
    <w:rsid w:val="00A90DF1"/>
    <w:rsid w:val="00A91599"/>
    <w:rsid w:val="00A92AF8"/>
    <w:rsid w:val="00A9467B"/>
    <w:rsid w:val="00A94FD1"/>
    <w:rsid w:val="00A9759C"/>
    <w:rsid w:val="00AA06DF"/>
    <w:rsid w:val="00AA077B"/>
    <w:rsid w:val="00AA4384"/>
    <w:rsid w:val="00AA520C"/>
    <w:rsid w:val="00AA5906"/>
    <w:rsid w:val="00AA7B0F"/>
    <w:rsid w:val="00AB0EFB"/>
    <w:rsid w:val="00AB231E"/>
    <w:rsid w:val="00AB3A78"/>
    <w:rsid w:val="00AB3E21"/>
    <w:rsid w:val="00AB4A6B"/>
    <w:rsid w:val="00AB4CD5"/>
    <w:rsid w:val="00AC0029"/>
    <w:rsid w:val="00AC07F6"/>
    <w:rsid w:val="00AC32EC"/>
    <w:rsid w:val="00AC3769"/>
    <w:rsid w:val="00AC4DEC"/>
    <w:rsid w:val="00AC5196"/>
    <w:rsid w:val="00AC58E9"/>
    <w:rsid w:val="00AD1DA3"/>
    <w:rsid w:val="00AD1FB0"/>
    <w:rsid w:val="00AD4DF5"/>
    <w:rsid w:val="00AD559A"/>
    <w:rsid w:val="00AD5B5E"/>
    <w:rsid w:val="00AE1516"/>
    <w:rsid w:val="00AE1CD6"/>
    <w:rsid w:val="00AE34D0"/>
    <w:rsid w:val="00AE5788"/>
    <w:rsid w:val="00AE63A5"/>
    <w:rsid w:val="00AE73F8"/>
    <w:rsid w:val="00AE747A"/>
    <w:rsid w:val="00AF1BFB"/>
    <w:rsid w:val="00AF474F"/>
    <w:rsid w:val="00AF483A"/>
    <w:rsid w:val="00AF5139"/>
    <w:rsid w:val="00AF7A10"/>
    <w:rsid w:val="00AF7BAE"/>
    <w:rsid w:val="00B0209A"/>
    <w:rsid w:val="00B036E9"/>
    <w:rsid w:val="00B03D20"/>
    <w:rsid w:val="00B04A39"/>
    <w:rsid w:val="00B060C4"/>
    <w:rsid w:val="00B13AF0"/>
    <w:rsid w:val="00B1562A"/>
    <w:rsid w:val="00B16C05"/>
    <w:rsid w:val="00B2177B"/>
    <w:rsid w:val="00B228BF"/>
    <w:rsid w:val="00B23FF5"/>
    <w:rsid w:val="00B25342"/>
    <w:rsid w:val="00B30693"/>
    <w:rsid w:val="00B3075E"/>
    <w:rsid w:val="00B32479"/>
    <w:rsid w:val="00B33232"/>
    <w:rsid w:val="00B335F0"/>
    <w:rsid w:val="00B346A5"/>
    <w:rsid w:val="00B4223A"/>
    <w:rsid w:val="00B4553D"/>
    <w:rsid w:val="00B459FC"/>
    <w:rsid w:val="00B504F6"/>
    <w:rsid w:val="00B52AB3"/>
    <w:rsid w:val="00B537E0"/>
    <w:rsid w:val="00B57D95"/>
    <w:rsid w:val="00B6208A"/>
    <w:rsid w:val="00B639EF"/>
    <w:rsid w:val="00B71390"/>
    <w:rsid w:val="00B76AC0"/>
    <w:rsid w:val="00B778AC"/>
    <w:rsid w:val="00B829C0"/>
    <w:rsid w:val="00B8445B"/>
    <w:rsid w:val="00B84AFA"/>
    <w:rsid w:val="00B8554D"/>
    <w:rsid w:val="00B8557B"/>
    <w:rsid w:val="00B85DC0"/>
    <w:rsid w:val="00B87769"/>
    <w:rsid w:val="00B87E0A"/>
    <w:rsid w:val="00B87EAE"/>
    <w:rsid w:val="00B92D8B"/>
    <w:rsid w:val="00B92DF3"/>
    <w:rsid w:val="00B94243"/>
    <w:rsid w:val="00B95F3C"/>
    <w:rsid w:val="00B96842"/>
    <w:rsid w:val="00B96B06"/>
    <w:rsid w:val="00BA145F"/>
    <w:rsid w:val="00BA2425"/>
    <w:rsid w:val="00BA3EDE"/>
    <w:rsid w:val="00BA414A"/>
    <w:rsid w:val="00BB15BA"/>
    <w:rsid w:val="00BB44E9"/>
    <w:rsid w:val="00BB7B4E"/>
    <w:rsid w:val="00BC475E"/>
    <w:rsid w:val="00BC60DC"/>
    <w:rsid w:val="00BC7FD6"/>
    <w:rsid w:val="00BC828B"/>
    <w:rsid w:val="00BD1B0F"/>
    <w:rsid w:val="00BD1FF8"/>
    <w:rsid w:val="00BD3769"/>
    <w:rsid w:val="00BD3B09"/>
    <w:rsid w:val="00BD77A5"/>
    <w:rsid w:val="00BD7C42"/>
    <w:rsid w:val="00BE0D48"/>
    <w:rsid w:val="00BE1C3C"/>
    <w:rsid w:val="00BE2B24"/>
    <w:rsid w:val="00BE5AD2"/>
    <w:rsid w:val="00BF30D6"/>
    <w:rsid w:val="00BF31A1"/>
    <w:rsid w:val="00BF59B3"/>
    <w:rsid w:val="00BF7421"/>
    <w:rsid w:val="00BF7E6E"/>
    <w:rsid w:val="00C008DF"/>
    <w:rsid w:val="00C01DED"/>
    <w:rsid w:val="00C121F1"/>
    <w:rsid w:val="00C137F9"/>
    <w:rsid w:val="00C13A55"/>
    <w:rsid w:val="00C164D5"/>
    <w:rsid w:val="00C16A1C"/>
    <w:rsid w:val="00C16C65"/>
    <w:rsid w:val="00C16DCE"/>
    <w:rsid w:val="00C17102"/>
    <w:rsid w:val="00C21FF7"/>
    <w:rsid w:val="00C24942"/>
    <w:rsid w:val="00C249FE"/>
    <w:rsid w:val="00C25236"/>
    <w:rsid w:val="00C262A6"/>
    <w:rsid w:val="00C26338"/>
    <w:rsid w:val="00C265AB"/>
    <w:rsid w:val="00C269E3"/>
    <w:rsid w:val="00C2779C"/>
    <w:rsid w:val="00C27BC6"/>
    <w:rsid w:val="00C32948"/>
    <w:rsid w:val="00C349BD"/>
    <w:rsid w:val="00C35FC7"/>
    <w:rsid w:val="00C36C79"/>
    <w:rsid w:val="00C37294"/>
    <w:rsid w:val="00C377E8"/>
    <w:rsid w:val="00C44712"/>
    <w:rsid w:val="00C45DB0"/>
    <w:rsid w:val="00C46BEA"/>
    <w:rsid w:val="00C50822"/>
    <w:rsid w:val="00C52310"/>
    <w:rsid w:val="00C52746"/>
    <w:rsid w:val="00C535FE"/>
    <w:rsid w:val="00C54FED"/>
    <w:rsid w:val="00C55722"/>
    <w:rsid w:val="00C55778"/>
    <w:rsid w:val="00C5690B"/>
    <w:rsid w:val="00C576EF"/>
    <w:rsid w:val="00C57F33"/>
    <w:rsid w:val="00C6329D"/>
    <w:rsid w:val="00C67868"/>
    <w:rsid w:val="00C67FC9"/>
    <w:rsid w:val="00C70452"/>
    <w:rsid w:val="00C71940"/>
    <w:rsid w:val="00C728A3"/>
    <w:rsid w:val="00C73ABA"/>
    <w:rsid w:val="00C75CE0"/>
    <w:rsid w:val="00C82095"/>
    <w:rsid w:val="00C83C5D"/>
    <w:rsid w:val="00C846A3"/>
    <w:rsid w:val="00C84BF8"/>
    <w:rsid w:val="00C8501D"/>
    <w:rsid w:val="00C86816"/>
    <w:rsid w:val="00C90533"/>
    <w:rsid w:val="00C90F31"/>
    <w:rsid w:val="00C91851"/>
    <w:rsid w:val="00C9243B"/>
    <w:rsid w:val="00C93E78"/>
    <w:rsid w:val="00C94E42"/>
    <w:rsid w:val="00C9566A"/>
    <w:rsid w:val="00C97307"/>
    <w:rsid w:val="00CA2A72"/>
    <w:rsid w:val="00CA3961"/>
    <w:rsid w:val="00CA7C2C"/>
    <w:rsid w:val="00CB069B"/>
    <w:rsid w:val="00CB0BE2"/>
    <w:rsid w:val="00CB23F0"/>
    <w:rsid w:val="00CB2A2C"/>
    <w:rsid w:val="00CB35C3"/>
    <w:rsid w:val="00CB7DCD"/>
    <w:rsid w:val="00CC0623"/>
    <w:rsid w:val="00CC0920"/>
    <w:rsid w:val="00CC0A1B"/>
    <w:rsid w:val="00CC2037"/>
    <w:rsid w:val="00CC3D61"/>
    <w:rsid w:val="00CC72BE"/>
    <w:rsid w:val="00CD0A00"/>
    <w:rsid w:val="00CD0EDB"/>
    <w:rsid w:val="00CD556D"/>
    <w:rsid w:val="00CD6D9D"/>
    <w:rsid w:val="00CE1C46"/>
    <w:rsid w:val="00CE2C2D"/>
    <w:rsid w:val="00CE2CFC"/>
    <w:rsid w:val="00CE2E00"/>
    <w:rsid w:val="00CE487B"/>
    <w:rsid w:val="00CE4972"/>
    <w:rsid w:val="00CE7AAB"/>
    <w:rsid w:val="00CE7AD3"/>
    <w:rsid w:val="00CE7E74"/>
    <w:rsid w:val="00CF25DA"/>
    <w:rsid w:val="00CF2E8C"/>
    <w:rsid w:val="00CF3717"/>
    <w:rsid w:val="00CF7CCB"/>
    <w:rsid w:val="00D0052D"/>
    <w:rsid w:val="00D01BA0"/>
    <w:rsid w:val="00D04978"/>
    <w:rsid w:val="00D07B6E"/>
    <w:rsid w:val="00D13207"/>
    <w:rsid w:val="00D14A74"/>
    <w:rsid w:val="00D15B33"/>
    <w:rsid w:val="00D16887"/>
    <w:rsid w:val="00D16968"/>
    <w:rsid w:val="00D2073E"/>
    <w:rsid w:val="00D22831"/>
    <w:rsid w:val="00D22859"/>
    <w:rsid w:val="00D232B2"/>
    <w:rsid w:val="00D23531"/>
    <w:rsid w:val="00D30DAF"/>
    <w:rsid w:val="00D337F3"/>
    <w:rsid w:val="00D33ED1"/>
    <w:rsid w:val="00D34111"/>
    <w:rsid w:val="00D34BFD"/>
    <w:rsid w:val="00D34D00"/>
    <w:rsid w:val="00D360FF"/>
    <w:rsid w:val="00D36841"/>
    <w:rsid w:val="00D37BC8"/>
    <w:rsid w:val="00D40274"/>
    <w:rsid w:val="00D412B8"/>
    <w:rsid w:val="00D4193F"/>
    <w:rsid w:val="00D42C55"/>
    <w:rsid w:val="00D433D8"/>
    <w:rsid w:val="00D43EB2"/>
    <w:rsid w:val="00D45230"/>
    <w:rsid w:val="00D46850"/>
    <w:rsid w:val="00D46939"/>
    <w:rsid w:val="00D47374"/>
    <w:rsid w:val="00D501FA"/>
    <w:rsid w:val="00D50EA1"/>
    <w:rsid w:val="00D5540C"/>
    <w:rsid w:val="00D57F64"/>
    <w:rsid w:val="00D60320"/>
    <w:rsid w:val="00D60832"/>
    <w:rsid w:val="00D61F52"/>
    <w:rsid w:val="00D64C77"/>
    <w:rsid w:val="00D70E41"/>
    <w:rsid w:val="00D72228"/>
    <w:rsid w:val="00D728AA"/>
    <w:rsid w:val="00D72CFF"/>
    <w:rsid w:val="00D778E6"/>
    <w:rsid w:val="00D80690"/>
    <w:rsid w:val="00D80D55"/>
    <w:rsid w:val="00D80F68"/>
    <w:rsid w:val="00D81258"/>
    <w:rsid w:val="00D84EAF"/>
    <w:rsid w:val="00D87D4E"/>
    <w:rsid w:val="00D9122A"/>
    <w:rsid w:val="00D92098"/>
    <w:rsid w:val="00DA1D15"/>
    <w:rsid w:val="00DA2394"/>
    <w:rsid w:val="00DA2B7E"/>
    <w:rsid w:val="00DA3099"/>
    <w:rsid w:val="00DA66B1"/>
    <w:rsid w:val="00DB412B"/>
    <w:rsid w:val="00DB592F"/>
    <w:rsid w:val="00DB61EE"/>
    <w:rsid w:val="00DB62CC"/>
    <w:rsid w:val="00DC24AD"/>
    <w:rsid w:val="00DC4E08"/>
    <w:rsid w:val="00DC516A"/>
    <w:rsid w:val="00DC5658"/>
    <w:rsid w:val="00DD064D"/>
    <w:rsid w:val="00DD070F"/>
    <w:rsid w:val="00DD1EF8"/>
    <w:rsid w:val="00DD219A"/>
    <w:rsid w:val="00DD53DE"/>
    <w:rsid w:val="00DD596B"/>
    <w:rsid w:val="00DD64BF"/>
    <w:rsid w:val="00DD75A1"/>
    <w:rsid w:val="00DE3FE9"/>
    <w:rsid w:val="00DE5A3D"/>
    <w:rsid w:val="00DE5CC2"/>
    <w:rsid w:val="00DE732D"/>
    <w:rsid w:val="00DF135E"/>
    <w:rsid w:val="00DF38A4"/>
    <w:rsid w:val="00DF6ED9"/>
    <w:rsid w:val="00DF6FBE"/>
    <w:rsid w:val="00E00E42"/>
    <w:rsid w:val="00E01BC7"/>
    <w:rsid w:val="00E025A5"/>
    <w:rsid w:val="00E03BBB"/>
    <w:rsid w:val="00E03C63"/>
    <w:rsid w:val="00E04ADF"/>
    <w:rsid w:val="00E063CB"/>
    <w:rsid w:val="00E06597"/>
    <w:rsid w:val="00E07D1C"/>
    <w:rsid w:val="00E07FBC"/>
    <w:rsid w:val="00E141F5"/>
    <w:rsid w:val="00E14445"/>
    <w:rsid w:val="00E15A64"/>
    <w:rsid w:val="00E16793"/>
    <w:rsid w:val="00E21262"/>
    <w:rsid w:val="00E22B07"/>
    <w:rsid w:val="00E242E6"/>
    <w:rsid w:val="00E26255"/>
    <w:rsid w:val="00E26709"/>
    <w:rsid w:val="00E27460"/>
    <w:rsid w:val="00E3040B"/>
    <w:rsid w:val="00E30B43"/>
    <w:rsid w:val="00E32587"/>
    <w:rsid w:val="00E342E3"/>
    <w:rsid w:val="00E368E0"/>
    <w:rsid w:val="00E450A4"/>
    <w:rsid w:val="00E459C4"/>
    <w:rsid w:val="00E461A6"/>
    <w:rsid w:val="00E51011"/>
    <w:rsid w:val="00E52714"/>
    <w:rsid w:val="00E53A93"/>
    <w:rsid w:val="00E55113"/>
    <w:rsid w:val="00E629C6"/>
    <w:rsid w:val="00E63943"/>
    <w:rsid w:val="00E63C39"/>
    <w:rsid w:val="00E645AB"/>
    <w:rsid w:val="00E6499C"/>
    <w:rsid w:val="00E662B2"/>
    <w:rsid w:val="00E6688C"/>
    <w:rsid w:val="00E76214"/>
    <w:rsid w:val="00E764F6"/>
    <w:rsid w:val="00E8087B"/>
    <w:rsid w:val="00E867C6"/>
    <w:rsid w:val="00E87912"/>
    <w:rsid w:val="00E90B85"/>
    <w:rsid w:val="00E91422"/>
    <w:rsid w:val="00E918F6"/>
    <w:rsid w:val="00E91A92"/>
    <w:rsid w:val="00E9224E"/>
    <w:rsid w:val="00E952DE"/>
    <w:rsid w:val="00E95B36"/>
    <w:rsid w:val="00E97073"/>
    <w:rsid w:val="00EA0BE0"/>
    <w:rsid w:val="00EA2A17"/>
    <w:rsid w:val="00EA303C"/>
    <w:rsid w:val="00EA3B57"/>
    <w:rsid w:val="00EA76FF"/>
    <w:rsid w:val="00EB15FC"/>
    <w:rsid w:val="00EB2AE1"/>
    <w:rsid w:val="00EB3D6C"/>
    <w:rsid w:val="00EB5792"/>
    <w:rsid w:val="00EB6A2F"/>
    <w:rsid w:val="00EB74AC"/>
    <w:rsid w:val="00EC140D"/>
    <w:rsid w:val="00EC1999"/>
    <w:rsid w:val="00EC2C84"/>
    <w:rsid w:val="00EC35C0"/>
    <w:rsid w:val="00EC3E80"/>
    <w:rsid w:val="00EC5234"/>
    <w:rsid w:val="00EC565E"/>
    <w:rsid w:val="00EC7115"/>
    <w:rsid w:val="00EC7EAF"/>
    <w:rsid w:val="00ED240D"/>
    <w:rsid w:val="00ED2A52"/>
    <w:rsid w:val="00ED3A01"/>
    <w:rsid w:val="00ED4360"/>
    <w:rsid w:val="00EE124B"/>
    <w:rsid w:val="00EE5F72"/>
    <w:rsid w:val="00EF193E"/>
    <w:rsid w:val="00EF3D9E"/>
    <w:rsid w:val="00EF4E1A"/>
    <w:rsid w:val="00EF7BCA"/>
    <w:rsid w:val="00F0196E"/>
    <w:rsid w:val="00F01BDD"/>
    <w:rsid w:val="00F02E19"/>
    <w:rsid w:val="00F077FE"/>
    <w:rsid w:val="00F10A97"/>
    <w:rsid w:val="00F10AB9"/>
    <w:rsid w:val="00F12004"/>
    <w:rsid w:val="00F12089"/>
    <w:rsid w:val="00F157B6"/>
    <w:rsid w:val="00F15E6C"/>
    <w:rsid w:val="00F16493"/>
    <w:rsid w:val="00F173AE"/>
    <w:rsid w:val="00F17BCF"/>
    <w:rsid w:val="00F17C44"/>
    <w:rsid w:val="00F17EE3"/>
    <w:rsid w:val="00F21459"/>
    <w:rsid w:val="00F223E2"/>
    <w:rsid w:val="00F235FA"/>
    <w:rsid w:val="00F24696"/>
    <w:rsid w:val="00F249EF"/>
    <w:rsid w:val="00F27D9D"/>
    <w:rsid w:val="00F300A3"/>
    <w:rsid w:val="00F30611"/>
    <w:rsid w:val="00F307AA"/>
    <w:rsid w:val="00F3108E"/>
    <w:rsid w:val="00F31E61"/>
    <w:rsid w:val="00F322BD"/>
    <w:rsid w:val="00F344BE"/>
    <w:rsid w:val="00F34780"/>
    <w:rsid w:val="00F356F9"/>
    <w:rsid w:val="00F37193"/>
    <w:rsid w:val="00F3733A"/>
    <w:rsid w:val="00F400A6"/>
    <w:rsid w:val="00F44BFE"/>
    <w:rsid w:val="00F51A4C"/>
    <w:rsid w:val="00F5298D"/>
    <w:rsid w:val="00F52AEA"/>
    <w:rsid w:val="00F5434A"/>
    <w:rsid w:val="00F56D30"/>
    <w:rsid w:val="00F637C0"/>
    <w:rsid w:val="00F64B4E"/>
    <w:rsid w:val="00F6646B"/>
    <w:rsid w:val="00F66D66"/>
    <w:rsid w:val="00F675E5"/>
    <w:rsid w:val="00F70976"/>
    <w:rsid w:val="00F72C54"/>
    <w:rsid w:val="00F7381F"/>
    <w:rsid w:val="00F77607"/>
    <w:rsid w:val="00F806C9"/>
    <w:rsid w:val="00F80869"/>
    <w:rsid w:val="00F80CE6"/>
    <w:rsid w:val="00F83013"/>
    <w:rsid w:val="00F94808"/>
    <w:rsid w:val="00F94FDE"/>
    <w:rsid w:val="00FA1F48"/>
    <w:rsid w:val="00FA2DD9"/>
    <w:rsid w:val="00FA37E4"/>
    <w:rsid w:val="00FA5387"/>
    <w:rsid w:val="00FA7A08"/>
    <w:rsid w:val="00FB047B"/>
    <w:rsid w:val="00FB08C5"/>
    <w:rsid w:val="00FB2BAA"/>
    <w:rsid w:val="00FB4804"/>
    <w:rsid w:val="00FB749B"/>
    <w:rsid w:val="00FB7737"/>
    <w:rsid w:val="00FC189D"/>
    <w:rsid w:val="00FC287E"/>
    <w:rsid w:val="00FC37ED"/>
    <w:rsid w:val="00FC42AE"/>
    <w:rsid w:val="00FD1215"/>
    <w:rsid w:val="00FD2778"/>
    <w:rsid w:val="00FD36B2"/>
    <w:rsid w:val="00FD3784"/>
    <w:rsid w:val="00FD7058"/>
    <w:rsid w:val="00FE1E01"/>
    <w:rsid w:val="00FE1ECF"/>
    <w:rsid w:val="00FE48E3"/>
    <w:rsid w:val="00FE5A90"/>
    <w:rsid w:val="00FE7351"/>
    <w:rsid w:val="00FE766B"/>
    <w:rsid w:val="00FF15EF"/>
    <w:rsid w:val="00FF17C5"/>
    <w:rsid w:val="00FF4D54"/>
    <w:rsid w:val="00FF530F"/>
    <w:rsid w:val="00FF7E41"/>
    <w:rsid w:val="010AFA97"/>
    <w:rsid w:val="0137CFE0"/>
    <w:rsid w:val="0144DCD2"/>
    <w:rsid w:val="014DAE7E"/>
    <w:rsid w:val="017B5B71"/>
    <w:rsid w:val="01CACEA1"/>
    <w:rsid w:val="01DB4AC2"/>
    <w:rsid w:val="01E1FEC4"/>
    <w:rsid w:val="01FB06AC"/>
    <w:rsid w:val="0207418D"/>
    <w:rsid w:val="02DA216F"/>
    <w:rsid w:val="02E10CFD"/>
    <w:rsid w:val="0303B2D7"/>
    <w:rsid w:val="030880B1"/>
    <w:rsid w:val="0322D703"/>
    <w:rsid w:val="033288DB"/>
    <w:rsid w:val="036C2EA8"/>
    <w:rsid w:val="037D41AB"/>
    <w:rsid w:val="038D1363"/>
    <w:rsid w:val="03913F9F"/>
    <w:rsid w:val="03931C84"/>
    <w:rsid w:val="03BFD0B8"/>
    <w:rsid w:val="03DC199D"/>
    <w:rsid w:val="03DC2ADB"/>
    <w:rsid w:val="03FA4A6B"/>
    <w:rsid w:val="0403A2C9"/>
    <w:rsid w:val="04461CED"/>
    <w:rsid w:val="0453ADF7"/>
    <w:rsid w:val="04761A5F"/>
    <w:rsid w:val="04C5A268"/>
    <w:rsid w:val="0525ECC3"/>
    <w:rsid w:val="055C05C0"/>
    <w:rsid w:val="0572DAD5"/>
    <w:rsid w:val="057FB4F6"/>
    <w:rsid w:val="059790FD"/>
    <w:rsid w:val="05A760B0"/>
    <w:rsid w:val="05C1276A"/>
    <w:rsid w:val="05E1ED4E"/>
    <w:rsid w:val="0611EAC0"/>
    <w:rsid w:val="0628395D"/>
    <w:rsid w:val="0637D9C8"/>
    <w:rsid w:val="06894647"/>
    <w:rsid w:val="069E3265"/>
    <w:rsid w:val="06D4D47E"/>
    <w:rsid w:val="06D700E9"/>
    <w:rsid w:val="07061C9B"/>
    <w:rsid w:val="07290A04"/>
    <w:rsid w:val="0757ACBC"/>
    <w:rsid w:val="07715D0E"/>
    <w:rsid w:val="085B0E56"/>
    <w:rsid w:val="08D713EC"/>
    <w:rsid w:val="09083F4B"/>
    <w:rsid w:val="09488D8C"/>
    <w:rsid w:val="0962B3DF"/>
    <w:rsid w:val="09700780"/>
    <w:rsid w:val="09DF3FA1"/>
    <w:rsid w:val="0A3D57BB"/>
    <w:rsid w:val="0A3EA4A3"/>
    <w:rsid w:val="0A6873CD"/>
    <w:rsid w:val="0A6B1F86"/>
    <w:rsid w:val="0A815D90"/>
    <w:rsid w:val="0A9A1546"/>
    <w:rsid w:val="0A9DACAE"/>
    <w:rsid w:val="0ABD2117"/>
    <w:rsid w:val="0B1AF2D5"/>
    <w:rsid w:val="0B4C45E1"/>
    <w:rsid w:val="0B5100A6"/>
    <w:rsid w:val="0B94A497"/>
    <w:rsid w:val="0BB41820"/>
    <w:rsid w:val="0C15CDD9"/>
    <w:rsid w:val="0C3227FC"/>
    <w:rsid w:val="0C4AB7E6"/>
    <w:rsid w:val="0C9459CE"/>
    <w:rsid w:val="0CDE8B88"/>
    <w:rsid w:val="0D570BBE"/>
    <w:rsid w:val="0D77C697"/>
    <w:rsid w:val="0DB56F40"/>
    <w:rsid w:val="0E03DE89"/>
    <w:rsid w:val="0EC73F63"/>
    <w:rsid w:val="0ECC9C38"/>
    <w:rsid w:val="0F34AAE5"/>
    <w:rsid w:val="0F864A1F"/>
    <w:rsid w:val="0FD8479C"/>
    <w:rsid w:val="0FEFB992"/>
    <w:rsid w:val="103A1863"/>
    <w:rsid w:val="1080CAAD"/>
    <w:rsid w:val="10A39C5A"/>
    <w:rsid w:val="1119FB24"/>
    <w:rsid w:val="11549D67"/>
    <w:rsid w:val="11563B3F"/>
    <w:rsid w:val="1161F108"/>
    <w:rsid w:val="116780AE"/>
    <w:rsid w:val="116D36E2"/>
    <w:rsid w:val="11FE1DD2"/>
    <w:rsid w:val="1201489D"/>
    <w:rsid w:val="1258E5C1"/>
    <w:rsid w:val="1258F2C9"/>
    <w:rsid w:val="12CE6702"/>
    <w:rsid w:val="12FA02C3"/>
    <w:rsid w:val="131260D7"/>
    <w:rsid w:val="13132B20"/>
    <w:rsid w:val="1341B3D2"/>
    <w:rsid w:val="1358B987"/>
    <w:rsid w:val="136AD44C"/>
    <w:rsid w:val="14090EB1"/>
    <w:rsid w:val="1420C838"/>
    <w:rsid w:val="1421B419"/>
    <w:rsid w:val="14236F74"/>
    <w:rsid w:val="1433FEE3"/>
    <w:rsid w:val="14509FC7"/>
    <w:rsid w:val="14566BDB"/>
    <w:rsid w:val="14DC5DAA"/>
    <w:rsid w:val="154DED74"/>
    <w:rsid w:val="156F352D"/>
    <w:rsid w:val="157D7AAC"/>
    <w:rsid w:val="157E2E0C"/>
    <w:rsid w:val="158920C5"/>
    <w:rsid w:val="158ABA6F"/>
    <w:rsid w:val="1591B573"/>
    <w:rsid w:val="1594DCA1"/>
    <w:rsid w:val="15A258D2"/>
    <w:rsid w:val="15CC8935"/>
    <w:rsid w:val="15D48153"/>
    <w:rsid w:val="15D71109"/>
    <w:rsid w:val="1618E246"/>
    <w:rsid w:val="161AE139"/>
    <w:rsid w:val="16A2F5E6"/>
    <w:rsid w:val="16CE2DFB"/>
    <w:rsid w:val="16E7ECD5"/>
    <w:rsid w:val="1709D69E"/>
    <w:rsid w:val="172F4C3C"/>
    <w:rsid w:val="176CC059"/>
    <w:rsid w:val="18243D24"/>
    <w:rsid w:val="1825ACD6"/>
    <w:rsid w:val="1841753C"/>
    <w:rsid w:val="18547B0A"/>
    <w:rsid w:val="188EDC82"/>
    <w:rsid w:val="18D94558"/>
    <w:rsid w:val="18E681AF"/>
    <w:rsid w:val="18F55798"/>
    <w:rsid w:val="1990C84E"/>
    <w:rsid w:val="19B43CD4"/>
    <w:rsid w:val="19D89B0E"/>
    <w:rsid w:val="1A1E3769"/>
    <w:rsid w:val="1A206F58"/>
    <w:rsid w:val="1A88995E"/>
    <w:rsid w:val="1A896F8C"/>
    <w:rsid w:val="1B456B24"/>
    <w:rsid w:val="1BA107A6"/>
    <w:rsid w:val="1BD61A43"/>
    <w:rsid w:val="1C35E1FF"/>
    <w:rsid w:val="1C6F4022"/>
    <w:rsid w:val="1C79342F"/>
    <w:rsid w:val="1C89840F"/>
    <w:rsid w:val="1C9F3D94"/>
    <w:rsid w:val="1CA5C959"/>
    <w:rsid w:val="1CB51FD0"/>
    <w:rsid w:val="1CFFDA83"/>
    <w:rsid w:val="1D371590"/>
    <w:rsid w:val="1D5EE90E"/>
    <w:rsid w:val="1D95D6EC"/>
    <w:rsid w:val="1DB8FAC3"/>
    <w:rsid w:val="1E4199BA"/>
    <w:rsid w:val="1E547D01"/>
    <w:rsid w:val="1E6488E8"/>
    <w:rsid w:val="1E6C10CC"/>
    <w:rsid w:val="1E79B536"/>
    <w:rsid w:val="1E8AFAA5"/>
    <w:rsid w:val="1E8DD060"/>
    <w:rsid w:val="1E9B436F"/>
    <w:rsid w:val="1EB6E7DE"/>
    <w:rsid w:val="1EDEFE8C"/>
    <w:rsid w:val="1EF898F8"/>
    <w:rsid w:val="1F12FA57"/>
    <w:rsid w:val="1F56EA1A"/>
    <w:rsid w:val="1FA6E0E4"/>
    <w:rsid w:val="1FAB90F4"/>
    <w:rsid w:val="1FD0FE8C"/>
    <w:rsid w:val="1FE1BDFB"/>
    <w:rsid w:val="2010335A"/>
    <w:rsid w:val="208227CB"/>
    <w:rsid w:val="20A9C878"/>
    <w:rsid w:val="20B37B6B"/>
    <w:rsid w:val="213A73F1"/>
    <w:rsid w:val="216EC781"/>
    <w:rsid w:val="217718B3"/>
    <w:rsid w:val="217B4271"/>
    <w:rsid w:val="21AF2AE9"/>
    <w:rsid w:val="21B5B6AE"/>
    <w:rsid w:val="21B84664"/>
    <w:rsid w:val="21F5C7CF"/>
    <w:rsid w:val="2203A0DF"/>
    <w:rsid w:val="22228AB8"/>
    <w:rsid w:val="224CFE55"/>
    <w:rsid w:val="227DB4AC"/>
    <w:rsid w:val="229FF884"/>
    <w:rsid w:val="22A2C5A3"/>
    <w:rsid w:val="22F1D42C"/>
    <w:rsid w:val="2317E142"/>
    <w:rsid w:val="2376A218"/>
    <w:rsid w:val="23E12C28"/>
    <w:rsid w:val="244751B3"/>
    <w:rsid w:val="24513303"/>
    <w:rsid w:val="24747D2B"/>
    <w:rsid w:val="2499E736"/>
    <w:rsid w:val="24AF82EA"/>
    <w:rsid w:val="24F0CA4C"/>
    <w:rsid w:val="24F21CCD"/>
    <w:rsid w:val="251A86C8"/>
    <w:rsid w:val="253CE0A1"/>
    <w:rsid w:val="2558CAB4"/>
    <w:rsid w:val="255A71EA"/>
    <w:rsid w:val="2574D295"/>
    <w:rsid w:val="25952594"/>
    <w:rsid w:val="25E6842B"/>
    <w:rsid w:val="263C80C5"/>
    <w:rsid w:val="26B3C773"/>
    <w:rsid w:val="2718CCEA"/>
    <w:rsid w:val="271F58AF"/>
    <w:rsid w:val="27499353"/>
    <w:rsid w:val="27596E05"/>
    <w:rsid w:val="27902871"/>
    <w:rsid w:val="27AA986E"/>
    <w:rsid w:val="27BEB970"/>
    <w:rsid w:val="27E07594"/>
    <w:rsid w:val="281357B9"/>
    <w:rsid w:val="2826A513"/>
    <w:rsid w:val="28324192"/>
    <w:rsid w:val="285A46E6"/>
    <w:rsid w:val="28AC7357"/>
    <w:rsid w:val="291CE90A"/>
    <w:rsid w:val="292D5A93"/>
    <w:rsid w:val="296A692F"/>
    <w:rsid w:val="29903E41"/>
    <w:rsid w:val="29C6BCE0"/>
    <w:rsid w:val="2ADF2B28"/>
    <w:rsid w:val="2B0D579A"/>
    <w:rsid w:val="2B252B16"/>
    <w:rsid w:val="2BB1899E"/>
    <w:rsid w:val="2BBC8845"/>
    <w:rsid w:val="2BD6471F"/>
    <w:rsid w:val="2BEC3E0D"/>
    <w:rsid w:val="2C3278C5"/>
    <w:rsid w:val="2C4A8CB1"/>
    <w:rsid w:val="2D045C01"/>
    <w:rsid w:val="2D2308F7"/>
    <w:rsid w:val="2D3DCF83"/>
    <w:rsid w:val="2D465386"/>
    <w:rsid w:val="2D56C50F"/>
    <w:rsid w:val="2D823142"/>
    <w:rsid w:val="2D940080"/>
    <w:rsid w:val="2DCF633D"/>
    <w:rsid w:val="2DE14A65"/>
    <w:rsid w:val="2DF514F2"/>
    <w:rsid w:val="2E7A6E92"/>
    <w:rsid w:val="2E7CA586"/>
    <w:rsid w:val="2E7DDC95"/>
    <w:rsid w:val="2EA02250"/>
    <w:rsid w:val="2EE2BB5F"/>
    <w:rsid w:val="2EF557F7"/>
    <w:rsid w:val="2F1BB4DB"/>
    <w:rsid w:val="2F23DECF"/>
    <w:rsid w:val="2F2EA2BA"/>
    <w:rsid w:val="2F2FD0E1"/>
    <w:rsid w:val="2F843E03"/>
    <w:rsid w:val="2FB600E2"/>
    <w:rsid w:val="2FCD251E"/>
    <w:rsid w:val="301581FC"/>
    <w:rsid w:val="30372D54"/>
    <w:rsid w:val="30392592"/>
    <w:rsid w:val="305B0F5B"/>
    <w:rsid w:val="308314AF"/>
    <w:rsid w:val="30851785"/>
    <w:rsid w:val="30A16710"/>
    <w:rsid w:val="30FEFA5D"/>
    <w:rsid w:val="3124C929"/>
    <w:rsid w:val="3155F490"/>
    <w:rsid w:val="319F8918"/>
    <w:rsid w:val="31E36E43"/>
    <w:rsid w:val="31EE0719"/>
    <w:rsid w:val="31F64844"/>
    <w:rsid w:val="320B5939"/>
    <w:rsid w:val="32374324"/>
    <w:rsid w:val="325B7F91"/>
    <w:rsid w:val="33244781"/>
    <w:rsid w:val="332810BF"/>
    <w:rsid w:val="33641E09"/>
    <w:rsid w:val="33739D85"/>
    <w:rsid w:val="337404FA"/>
    <w:rsid w:val="341BA1DD"/>
    <w:rsid w:val="341D02A2"/>
    <w:rsid w:val="342D4D3F"/>
    <w:rsid w:val="34603329"/>
    <w:rsid w:val="34B8FF3D"/>
    <w:rsid w:val="34CE559F"/>
    <w:rsid w:val="34CFF1F3"/>
    <w:rsid w:val="34EFE283"/>
    <w:rsid w:val="35047759"/>
    <w:rsid w:val="35289643"/>
    <w:rsid w:val="356174BD"/>
    <w:rsid w:val="3588AD58"/>
    <w:rsid w:val="35AEBA6E"/>
    <w:rsid w:val="35B6A7F4"/>
    <w:rsid w:val="35DD51BA"/>
    <w:rsid w:val="36405A4E"/>
    <w:rsid w:val="3653316F"/>
    <w:rsid w:val="36AACF8E"/>
    <w:rsid w:val="36AD4A2F"/>
    <w:rsid w:val="36D4FFF1"/>
    <w:rsid w:val="36ED03F6"/>
    <w:rsid w:val="36F45909"/>
    <w:rsid w:val="3703DB53"/>
    <w:rsid w:val="371D50BB"/>
    <w:rsid w:val="3736DE3A"/>
    <w:rsid w:val="37475909"/>
    <w:rsid w:val="375CA890"/>
    <w:rsid w:val="3760BDD4"/>
    <w:rsid w:val="37934064"/>
    <w:rsid w:val="37DB0472"/>
    <w:rsid w:val="37E9E264"/>
    <w:rsid w:val="39125C93"/>
    <w:rsid w:val="394511F4"/>
    <w:rsid w:val="39996026"/>
    <w:rsid w:val="39C61CEF"/>
    <w:rsid w:val="3A155787"/>
    <w:rsid w:val="3A1B0D98"/>
    <w:rsid w:val="3A3E818A"/>
    <w:rsid w:val="3A6E7EFC"/>
    <w:rsid w:val="3A8CB365"/>
    <w:rsid w:val="3ACF6AA4"/>
    <w:rsid w:val="3B205436"/>
    <w:rsid w:val="3B52AE8D"/>
    <w:rsid w:val="3BB426DD"/>
    <w:rsid w:val="3BBD5665"/>
    <w:rsid w:val="3BDC2C31"/>
    <w:rsid w:val="3C308E49"/>
    <w:rsid w:val="3C863E6A"/>
    <w:rsid w:val="3CB82DBD"/>
    <w:rsid w:val="3CD100E8"/>
    <w:rsid w:val="3CE23BBF"/>
    <w:rsid w:val="3CFB641C"/>
    <w:rsid w:val="3DB0B0D8"/>
    <w:rsid w:val="3DBAFB43"/>
    <w:rsid w:val="3DE803A8"/>
    <w:rsid w:val="3DEABB4C"/>
    <w:rsid w:val="3E134BB6"/>
    <w:rsid w:val="3E264F16"/>
    <w:rsid w:val="3E27B5C7"/>
    <w:rsid w:val="3E611AA8"/>
    <w:rsid w:val="3E75FA20"/>
    <w:rsid w:val="3E83EBC3"/>
    <w:rsid w:val="3E97C0E8"/>
    <w:rsid w:val="3EB31454"/>
    <w:rsid w:val="3ED82FE3"/>
    <w:rsid w:val="3EDDE6C7"/>
    <w:rsid w:val="3EE083B7"/>
    <w:rsid w:val="3F1E8798"/>
    <w:rsid w:val="3F267423"/>
    <w:rsid w:val="3F308CB8"/>
    <w:rsid w:val="3F733522"/>
    <w:rsid w:val="3F77BC9E"/>
    <w:rsid w:val="3FA7DDFE"/>
    <w:rsid w:val="3FB7B6AF"/>
    <w:rsid w:val="3FD9A0DD"/>
    <w:rsid w:val="400AF47D"/>
    <w:rsid w:val="40161C5F"/>
    <w:rsid w:val="401908F6"/>
    <w:rsid w:val="4082D2A3"/>
    <w:rsid w:val="40E06970"/>
    <w:rsid w:val="40E7ECF3"/>
    <w:rsid w:val="40F89052"/>
    <w:rsid w:val="40FA9570"/>
    <w:rsid w:val="41167E0C"/>
    <w:rsid w:val="4144BA54"/>
    <w:rsid w:val="4163C728"/>
    <w:rsid w:val="4184DB15"/>
    <w:rsid w:val="41AA9064"/>
    <w:rsid w:val="41D8BA8E"/>
    <w:rsid w:val="41ED816C"/>
    <w:rsid w:val="43075143"/>
    <w:rsid w:val="437A41D3"/>
    <w:rsid w:val="43891FC5"/>
    <w:rsid w:val="43D2F364"/>
    <w:rsid w:val="43D63610"/>
    <w:rsid w:val="43DF845C"/>
    <w:rsid w:val="43FF6A54"/>
    <w:rsid w:val="440E84B4"/>
    <w:rsid w:val="446C712F"/>
    <w:rsid w:val="44888DE9"/>
    <w:rsid w:val="4493488E"/>
    <w:rsid w:val="44E684FC"/>
    <w:rsid w:val="44FA3372"/>
    <w:rsid w:val="454CC3A4"/>
    <w:rsid w:val="45531C98"/>
    <w:rsid w:val="455AD74D"/>
    <w:rsid w:val="457EE34D"/>
    <w:rsid w:val="458FC15A"/>
    <w:rsid w:val="45B131A3"/>
    <w:rsid w:val="45BFBECC"/>
    <w:rsid w:val="45E8428F"/>
    <w:rsid w:val="45FAC55F"/>
    <w:rsid w:val="465B0C37"/>
    <w:rsid w:val="46AB805B"/>
    <w:rsid w:val="46B19200"/>
    <w:rsid w:val="46B24483"/>
    <w:rsid w:val="47674DD6"/>
    <w:rsid w:val="4769D6F4"/>
    <w:rsid w:val="4783542B"/>
    <w:rsid w:val="486C46D7"/>
    <w:rsid w:val="48EA1533"/>
    <w:rsid w:val="49652437"/>
    <w:rsid w:val="49B9C449"/>
    <w:rsid w:val="49C4D802"/>
    <w:rsid w:val="49E62A53"/>
    <w:rsid w:val="4A275709"/>
    <w:rsid w:val="4A41B8EE"/>
    <w:rsid w:val="4A41E47B"/>
    <w:rsid w:val="4A55BA78"/>
    <w:rsid w:val="4A8056E9"/>
    <w:rsid w:val="4A9E43A8"/>
    <w:rsid w:val="4AF6793F"/>
    <w:rsid w:val="4B484A4F"/>
    <w:rsid w:val="4B5C8F28"/>
    <w:rsid w:val="4B5F7973"/>
    <w:rsid w:val="4B64DD43"/>
    <w:rsid w:val="4BAD649F"/>
    <w:rsid w:val="4BC42F1C"/>
    <w:rsid w:val="4BCE7C40"/>
    <w:rsid w:val="4BDE4280"/>
    <w:rsid w:val="4BEA0961"/>
    <w:rsid w:val="4BFCD7CF"/>
    <w:rsid w:val="4C741E7D"/>
    <w:rsid w:val="4C9C613A"/>
    <w:rsid w:val="4CEA4BE0"/>
    <w:rsid w:val="4CECDC1C"/>
    <w:rsid w:val="4D0FB76C"/>
    <w:rsid w:val="4D5B6BF6"/>
    <w:rsid w:val="4D5BD3D1"/>
    <w:rsid w:val="4DB23FCC"/>
    <w:rsid w:val="4E174F84"/>
    <w:rsid w:val="4E942FEA"/>
    <w:rsid w:val="4E9C1D70"/>
    <w:rsid w:val="4EBF63AD"/>
    <w:rsid w:val="4F60154D"/>
    <w:rsid w:val="4F8B4D5E"/>
    <w:rsid w:val="4F9BDBE8"/>
    <w:rsid w:val="4F9C17FF"/>
    <w:rsid w:val="4FD094F5"/>
    <w:rsid w:val="4FD78ECC"/>
    <w:rsid w:val="4FE4A656"/>
    <w:rsid w:val="50023DB9"/>
    <w:rsid w:val="5002B10D"/>
    <w:rsid w:val="50322148"/>
    <w:rsid w:val="50A0202C"/>
    <w:rsid w:val="50A8DB16"/>
    <w:rsid w:val="50C97A89"/>
    <w:rsid w:val="50D8CDF0"/>
    <w:rsid w:val="5100D344"/>
    <w:rsid w:val="513B7FC8"/>
    <w:rsid w:val="516587F2"/>
    <w:rsid w:val="5168E1F1"/>
    <w:rsid w:val="518CC3F8"/>
    <w:rsid w:val="51921635"/>
    <w:rsid w:val="51931254"/>
    <w:rsid w:val="51E14E95"/>
    <w:rsid w:val="51F23857"/>
    <w:rsid w:val="52669686"/>
    <w:rsid w:val="52730ABA"/>
    <w:rsid w:val="52CA6A75"/>
    <w:rsid w:val="52DFD1E0"/>
    <w:rsid w:val="52E6C498"/>
    <w:rsid w:val="52F2D56B"/>
    <w:rsid w:val="53566636"/>
    <w:rsid w:val="5381BA7C"/>
    <w:rsid w:val="53D52AB6"/>
    <w:rsid w:val="53E12D68"/>
    <w:rsid w:val="53E6FD05"/>
    <w:rsid w:val="54071AA3"/>
    <w:rsid w:val="5449905F"/>
    <w:rsid w:val="54627C30"/>
    <w:rsid w:val="54B287D3"/>
    <w:rsid w:val="54FDF5AE"/>
    <w:rsid w:val="54FE0A87"/>
    <w:rsid w:val="5503675C"/>
    <w:rsid w:val="55281AC5"/>
    <w:rsid w:val="55716A56"/>
    <w:rsid w:val="55B04EFE"/>
    <w:rsid w:val="560E48CE"/>
    <w:rsid w:val="561E3D96"/>
    <w:rsid w:val="5663A0B7"/>
    <w:rsid w:val="567A26C6"/>
    <w:rsid w:val="568A699A"/>
    <w:rsid w:val="56A1F003"/>
    <w:rsid w:val="56A72F55"/>
    <w:rsid w:val="56D9BC7D"/>
    <w:rsid w:val="56DCC665"/>
    <w:rsid w:val="572DB827"/>
    <w:rsid w:val="573AF7EA"/>
    <w:rsid w:val="57529BF5"/>
    <w:rsid w:val="5779DC65"/>
    <w:rsid w:val="577DC3CA"/>
    <w:rsid w:val="5789DD81"/>
    <w:rsid w:val="578D6B0A"/>
    <w:rsid w:val="57DD1BA3"/>
    <w:rsid w:val="581430BF"/>
    <w:rsid w:val="58359670"/>
    <w:rsid w:val="5838AA3E"/>
    <w:rsid w:val="588655EB"/>
    <w:rsid w:val="58A96527"/>
    <w:rsid w:val="58B9AF72"/>
    <w:rsid w:val="58D49D3C"/>
    <w:rsid w:val="58D8CB21"/>
    <w:rsid w:val="58EA05F8"/>
    <w:rsid w:val="5907C1DC"/>
    <w:rsid w:val="5966E6E4"/>
    <w:rsid w:val="597849F4"/>
    <w:rsid w:val="59869B06"/>
    <w:rsid w:val="59A910B4"/>
    <w:rsid w:val="59B92C76"/>
    <w:rsid w:val="59CBC613"/>
    <w:rsid w:val="59D166D1"/>
    <w:rsid w:val="5A24AC1B"/>
    <w:rsid w:val="5A5D2EF5"/>
    <w:rsid w:val="5A996F10"/>
    <w:rsid w:val="5AA8DE3D"/>
    <w:rsid w:val="5AAF83BA"/>
    <w:rsid w:val="5AD0F466"/>
    <w:rsid w:val="5B33B5DC"/>
    <w:rsid w:val="5B4C589B"/>
    <w:rsid w:val="5B5B5DC0"/>
    <w:rsid w:val="5B7AA078"/>
    <w:rsid w:val="5B964DF9"/>
    <w:rsid w:val="5BA8F4AE"/>
    <w:rsid w:val="5BDD156D"/>
    <w:rsid w:val="5BFDC4B3"/>
    <w:rsid w:val="5C0D074C"/>
    <w:rsid w:val="5C20AA9B"/>
    <w:rsid w:val="5C251765"/>
    <w:rsid w:val="5C6ACC89"/>
    <w:rsid w:val="5C6D2F7B"/>
    <w:rsid w:val="5CA5CEE0"/>
    <w:rsid w:val="5CC25F15"/>
    <w:rsid w:val="5CC549A6"/>
    <w:rsid w:val="5D195B24"/>
    <w:rsid w:val="5D345386"/>
    <w:rsid w:val="5D374393"/>
    <w:rsid w:val="5D47922E"/>
    <w:rsid w:val="5D67D32B"/>
    <w:rsid w:val="5D73EDA0"/>
    <w:rsid w:val="5DC25EF8"/>
    <w:rsid w:val="5DE91DE9"/>
    <w:rsid w:val="5DED224B"/>
    <w:rsid w:val="5E413DDB"/>
    <w:rsid w:val="5E5B6CEF"/>
    <w:rsid w:val="5E77BC7A"/>
    <w:rsid w:val="5EBA03DC"/>
    <w:rsid w:val="5ED4A847"/>
    <w:rsid w:val="5EF60939"/>
    <w:rsid w:val="5F07072D"/>
    <w:rsid w:val="5F3FD479"/>
    <w:rsid w:val="5F4898D0"/>
    <w:rsid w:val="5F88F2AC"/>
    <w:rsid w:val="5F8E111E"/>
    <w:rsid w:val="5FBE3BC1"/>
    <w:rsid w:val="5FC51FDC"/>
    <w:rsid w:val="5FC97004"/>
    <w:rsid w:val="5FD6C228"/>
    <w:rsid w:val="60732627"/>
    <w:rsid w:val="60B6DF84"/>
    <w:rsid w:val="60FD3739"/>
    <w:rsid w:val="6109C4FC"/>
    <w:rsid w:val="610B4AE2"/>
    <w:rsid w:val="61668F24"/>
    <w:rsid w:val="617027C9"/>
    <w:rsid w:val="61751FF7"/>
    <w:rsid w:val="619206FA"/>
    <w:rsid w:val="61AB90CF"/>
    <w:rsid w:val="61C4DDAC"/>
    <w:rsid w:val="61E44749"/>
    <w:rsid w:val="61E9E1FC"/>
    <w:rsid w:val="61F062B4"/>
    <w:rsid w:val="6201779A"/>
    <w:rsid w:val="621E8F26"/>
    <w:rsid w:val="629A4122"/>
    <w:rsid w:val="62AAB2AB"/>
    <w:rsid w:val="62BC8F0C"/>
    <w:rsid w:val="62BF7957"/>
    <w:rsid w:val="62C47C92"/>
    <w:rsid w:val="62C6CF65"/>
    <w:rsid w:val="62FCC09E"/>
    <w:rsid w:val="62FFE852"/>
    <w:rsid w:val="632032F1"/>
    <w:rsid w:val="6336CB98"/>
    <w:rsid w:val="635E9E1B"/>
    <w:rsid w:val="63D7329C"/>
    <w:rsid w:val="63E82689"/>
    <w:rsid w:val="6416044E"/>
    <w:rsid w:val="6445EB94"/>
    <w:rsid w:val="64CBAF7C"/>
    <w:rsid w:val="650062C9"/>
    <w:rsid w:val="6513C8AF"/>
    <w:rsid w:val="6526A2B0"/>
    <w:rsid w:val="654A6FDE"/>
    <w:rsid w:val="65614F34"/>
    <w:rsid w:val="658167FD"/>
    <w:rsid w:val="65CDB732"/>
    <w:rsid w:val="6602D0DD"/>
    <w:rsid w:val="6603C9C6"/>
    <w:rsid w:val="66121D88"/>
    <w:rsid w:val="6621BAB6"/>
    <w:rsid w:val="66466706"/>
    <w:rsid w:val="665FFBD2"/>
    <w:rsid w:val="669D621A"/>
    <w:rsid w:val="66A32491"/>
    <w:rsid w:val="6700DE3B"/>
    <w:rsid w:val="6709F9B6"/>
    <w:rsid w:val="675972FC"/>
    <w:rsid w:val="67639013"/>
    <w:rsid w:val="67795E71"/>
    <w:rsid w:val="68617401"/>
    <w:rsid w:val="68805F11"/>
    <w:rsid w:val="688210A0"/>
    <w:rsid w:val="688648C6"/>
    <w:rsid w:val="68A6C636"/>
    <w:rsid w:val="68AB59BD"/>
    <w:rsid w:val="68B6A97A"/>
    <w:rsid w:val="68B8EFF6"/>
    <w:rsid w:val="68DDD3E4"/>
    <w:rsid w:val="6953345A"/>
    <w:rsid w:val="69561921"/>
    <w:rsid w:val="696E693E"/>
    <w:rsid w:val="697B9F50"/>
    <w:rsid w:val="69ABC400"/>
    <w:rsid w:val="6A098842"/>
    <w:rsid w:val="6A32E61F"/>
    <w:rsid w:val="6A337C00"/>
    <w:rsid w:val="6A4563B6"/>
    <w:rsid w:val="6A462DFF"/>
    <w:rsid w:val="6A566ECF"/>
    <w:rsid w:val="6AEF71E2"/>
    <w:rsid w:val="6B11B04F"/>
    <w:rsid w:val="6B1F8F0D"/>
    <w:rsid w:val="6B2C0F1F"/>
    <w:rsid w:val="6B87D08B"/>
    <w:rsid w:val="6BFB9576"/>
    <w:rsid w:val="6C2E4A62"/>
    <w:rsid w:val="6C8E44D8"/>
    <w:rsid w:val="6C9DC909"/>
    <w:rsid w:val="6CB9CBD7"/>
    <w:rsid w:val="6D1271FA"/>
    <w:rsid w:val="6D1530BB"/>
    <w:rsid w:val="6D4257F4"/>
    <w:rsid w:val="6D669EA2"/>
    <w:rsid w:val="6D683239"/>
    <w:rsid w:val="6D7D3749"/>
    <w:rsid w:val="6DCF44BF"/>
    <w:rsid w:val="6E1345D4"/>
    <w:rsid w:val="6E513B82"/>
    <w:rsid w:val="6E596CC4"/>
    <w:rsid w:val="6EA2E180"/>
    <w:rsid w:val="6EBF714D"/>
    <w:rsid w:val="6ED14E34"/>
    <w:rsid w:val="6F018700"/>
    <w:rsid w:val="6F4A3311"/>
    <w:rsid w:val="6F8774BD"/>
    <w:rsid w:val="6F9D0040"/>
    <w:rsid w:val="6FEBAA22"/>
    <w:rsid w:val="707BCB03"/>
    <w:rsid w:val="707DC1F4"/>
    <w:rsid w:val="7083B889"/>
    <w:rsid w:val="709652D9"/>
    <w:rsid w:val="7099DEAE"/>
    <w:rsid w:val="709E0D8E"/>
    <w:rsid w:val="710E0184"/>
    <w:rsid w:val="716AF859"/>
    <w:rsid w:val="723292EE"/>
    <w:rsid w:val="726864C7"/>
    <w:rsid w:val="72699DF8"/>
    <w:rsid w:val="727190E5"/>
    <w:rsid w:val="729EFFD6"/>
    <w:rsid w:val="72AD0055"/>
    <w:rsid w:val="72CE289D"/>
    <w:rsid w:val="7383085F"/>
    <w:rsid w:val="738BE7C3"/>
    <w:rsid w:val="7397E266"/>
    <w:rsid w:val="742033EA"/>
    <w:rsid w:val="7427A8DC"/>
    <w:rsid w:val="74690777"/>
    <w:rsid w:val="7469F8FE"/>
    <w:rsid w:val="748B9C96"/>
    <w:rsid w:val="748E2D47"/>
    <w:rsid w:val="7564FE9F"/>
    <w:rsid w:val="75778FD2"/>
    <w:rsid w:val="75877EE5"/>
    <w:rsid w:val="758CD122"/>
    <w:rsid w:val="75CFFA80"/>
    <w:rsid w:val="7631858C"/>
    <w:rsid w:val="7659BCB6"/>
    <w:rsid w:val="767D71E4"/>
    <w:rsid w:val="76BBA7C0"/>
    <w:rsid w:val="76F4782D"/>
    <w:rsid w:val="771F2161"/>
    <w:rsid w:val="77368356"/>
    <w:rsid w:val="77882C2D"/>
    <w:rsid w:val="77DC32E4"/>
    <w:rsid w:val="781C43AF"/>
    <w:rsid w:val="781CC91D"/>
    <w:rsid w:val="7861C00C"/>
    <w:rsid w:val="7885A4BE"/>
    <w:rsid w:val="78AD42C0"/>
    <w:rsid w:val="78F0D7EE"/>
    <w:rsid w:val="7910C979"/>
    <w:rsid w:val="79194D7C"/>
    <w:rsid w:val="791D6C3B"/>
    <w:rsid w:val="795BE4E5"/>
    <w:rsid w:val="79E56FC2"/>
    <w:rsid w:val="7A893811"/>
    <w:rsid w:val="7AA9CCBB"/>
    <w:rsid w:val="7B05BFFD"/>
    <w:rsid w:val="7B49BACD"/>
    <w:rsid w:val="7B771195"/>
    <w:rsid w:val="7BB53059"/>
    <w:rsid w:val="7BD880B9"/>
    <w:rsid w:val="7BDCB145"/>
    <w:rsid w:val="7BFAE3B6"/>
    <w:rsid w:val="7C2AE128"/>
    <w:rsid w:val="7C65E7BB"/>
    <w:rsid w:val="7CB96C9F"/>
    <w:rsid w:val="7CF42ABE"/>
    <w:rsid w:val="7CF6414D"/>
    <w:rsid w:val="7D05FFD9"/>
    <w:rsid w:val="7D9D4DB6"/>
    <w:rsid w:val="7DB1AD74"/>
    <w:rsid w:val="7DC4E089"/>
    <w:rsid w:val="7E70855F"/>
    <w:rsid w:val="7E731515"/>
    <w:rsid w:val="7E85BC45"/>
    <w:rsid w:val="7E9D82E1"/>
    <w:rsid w:val="7ED10190"/>
    <w:rsid w:val="7ED9C2FC"/>
    <w:rsid w:val="7EF1C9C4"/>
    <w:rsid w:val="7F1667BE"/>
    <w:rsid w:val="7F4DE27C"/>
    <w:rsid w:val="7F5B2CD7"/>
    <w:rsid w:val="7F9CF105"/>
    <w:rsid w:val="7FADDC6E"/>
    <w:rsid w:val="7FBA4747"/>
    <w:rsid w:val="7FBBDAD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EE0719"/>
  <w15:chartTrackingRefBased/>
  <w15:docId w15:val="{3B582172-06D9-4C8B-8A3A-3E2A7979A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UnresolvedMention">
    <w:name w:val="Unresolved Mention"/>
    <w:basedOn w:val="DefaultParagraphFont"/>
    <w:uiPriority w:val="99"/>
    <w:semiHidden/>
    <w:unhideWhenUsed/>
    <w:rsid w:val="00936ADA"/>
    <w:rPr>
      <w:color w:val="605E5C"/>
      <w:shd w:val="clear" w:color="auto" w:fill="E1DFDD"/>
    </w:rPr>
  </w:style>
  <w:style w:type="character" w:styleId="FollowedHyperlink">
    <w:name w:val="FollowedHyperlink"/>
    <w:basedOn w:val="DefaultParagraphFont"/>
    <w:uiPriority w:val="99"/>
    <w:semiHidden/>
    <w:unhideWhenUsed/>
    <w:rsid w:val="00AF51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kaggle.com/datasets/yehorkorzh/imdb-top-250-movies"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hyperlink" Target="https://apex.oracle.com/pls/apex/r/project312/movie-database-2023/home?session=112261482575628" TargetMode="External"/><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65E2D-FA34-46E7-B100-08556EA12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2111</Words>
  <Characters>12033</Characters>
  <Application>Microsoft Office Word</Application>
  <DocSecurity>0</DocSecurity>
  <Lines>100</Lines>
  <Paragraphs>28</Paragraphs>
  <ScaleCrop>false</ScaleCrop>
  <Company/>
  <LinksUpToDate>false</LinksUpToDate>
  <CharactersWithSpaces>14116</CharactersWithSpaces>
  <SharedDoc>false</SharedDoc>
  <HLinks>
    <vt:vector size="12" baseType="variant">
      <vt:variant>
        <vt:i4>3866746</vt:i4>
      </vt:variant>
      <vt:variant>
        <vt:i4>3</vt:i4>
      </vt:variant>
      <vt:variant>
        <vt:i4>0</vt:i4>
      </vt:variant>
      <vt:variant>
        <vt:i4>5</vt:i4>
      </vt:variant>
      <vt:variant>
        <vt:lpwstr>https://apex.oracle.com/pls/apex/r/project312/movie-database-2023/home?session=112261482575628</vt:lpwstr>
      </vt:variant>
      <vt:variant>
        <vt:lpwstr/>
      </vt:variant>
      <vt:variant>
        <vt:i4>6881398</vt:i4>
      </vt:variant>
      <vt:variant>
        <vt:i4>0</vt:i4>
      </vt:variant>
      <vt:variant>
        <vt:i4>0</vt:i4>
      </vt:variant>
      <vt:variant>
        <vt:i4>5</vt:i4>
      </vt:variant>
      <vt:variant>
        <vt:lpwstr>https://www.kaggle.com/datasets/yehorkorzh/imdb-top-250-movies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Chandrashekaran, Ragavi V</dc:creator>
  <cp:keywords/>
  <dc:description/>
  <cp:lastModifiedBy>Austin Lien</cp:lastModifiedBy>
  <cp:revision>2</cp:revision>
  <dcterms:created xsi:type="dcterms:W3CDTF">2024-06-15T15:52:00Z</dcterms:created>
  <dcterms:modified xsi:type="dcterms:W3CDTF">2024-06-15T15:52:00Z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7e34438c7be08030088c6805880be50ae83fbd04ec851faa0a9508aaba0f9f65</vt:lpwstr>
  </property>
</Properties>
</file>